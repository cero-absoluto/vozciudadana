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56602400"/>
        <w:docPartObj>
          <w:docPartGallery w:val="Cover Pages"/>
          <w:docPartUnique/>
        </w:docPartObj>
      </w:sdtPr>
      <w:sdtContent>
        <w:p w14:paraId="5798F616" w14:textId="34AC3CB3" w:rsidR="006A7403" w:rsidRDefault="006A7403">
          <w:r>
            <w:rPr>
              <w:noProof/>
            </w:rPr>
            <mc:AlternateContent>
              <mc:Choice Requires="wpg">
                <w:drawing>
                  <wp:anchor distT="0" distB="0" distL="114300" distR="114300" simplePos="0" relativeHeight="251659264" behindDoc="0" locked="0" layoutInCell="1" allowOverlap="1" wp14:anchorId="16DD15EC" wp14:editId="3A9EB0A3">
                    <wp:simplePos x="0" y="0"/>
                    <wp:positionH relativeFrom="page">
                      <wp:align>right</wp:align>
                    </wp:positionH>
                    <wp:positionV relativeFrom="page">
                      <wp:align>top</wp:align>
                    </wp:positionV>
                    <wp:extent cx="3113670" cy="10058400"/>
                    <wp:effectExtent l="0" t="0" r="0" b="0"/>
                    <wp:wrapNone/>
                    <wp:docPr id="453" name="Grupo 252"/>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ángulo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ángulo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ángulo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Año"/>
                                    <w:id w:val="1012341074"/>
                                    <w:dataBinding w:prefixMappings="xmlns:ns0='http://schemas.microsoft.com/office/2006/coverPageProps'" w:xpath="/ns0:CoverPageProperties[1]/ns0:PublishDate[1]" w:storeItemID="{55AF091B-3C7A-41E3-B477-F2FDAA23CFDA}"/>
                                    <w:date w:fullDate="2026-06-11T00:00:00Z">
                                      <w:dateFormat w:val="yyyy"/>
                                      <w:lid w:val="es-ES"/>
                                      <w:storeMappedDataAs w:val="dateTime"/>
                                      <w:calendar w:val="gregorian"/>
                                    </w:date>
                                  </w:sdtPr>
                                  <w:sdtContent>
                                    <w:p w14:paraId="2B900B87" w14:textId="64ACD8C2" w:rsidR="006A7403" w:rsidRDefault="006A7403">
                                      <w:pPr>
                                        <w:pStyle w:val="Sinespaciado"/>
                                        <w:rPr>
                                          <w:color w:val="FFFFFF" w:themeColor="background1"/>
                                          <w:sz w:val="96"/>
                                          <w:szCs w:val="96"/>
                                        </w:rPr>
                                      </w:pPr>
                                      <w:r>
                                        <w:rPr>
                                          <w:color w:val="FFFFFF" w:themeColor="background1"/>
                                          <w:sz w:val="96"/>
                                          <w:szCs w:val="96"/>
                                        </w:rPr>
                                        <w:t>2026</w:t>
                                      </w:r>
                                    </w:p>
                                  </w:sdtContent>
                                </w:sdt>
                              </w:txbxContent>
                            </wps:txbx>
                            <wps:bodyPr rot="0" vert="horz" wrap="square" lIns="365760" tIns="182880" rIns="182880" bIns="182880" anchor="b" anchorCtr="0" upright="1">
                              <a:noAutofit/>
                            </wps:bodyPr>
                          </wps:wsp>
                          <wps:wsp>
                            <wps:cNvPr id="462" name="Rectángulo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5017123C" w14:textId="368EAC9A" w:rsidR="006A7403" w:rsidRDefault="006A7403">
                                      <w:pPr>
                                        <w:pStyle w:val="Sinespaciado"/>
                                        <w:spacing w:line="360" w:lineRule="auto"/>
                                        <w:rPr>
                                          <w:color w:val="FFFFFF" w:themeColor="background1"/>
                                        </w:rPr>
                                      </w:pPr>
                                      <w:r>
                                        <w:rPr>
                                          <w:color w:val="FFFFFF" w:themeColor="background1"/>
                                        </w:rPr>
                                        <w:t>Judith Galan</w:t>
                                      </w:r>
                                    </w:p>
                                  </w:sdtContent>
                                </w:sdt>
                                <w:sdt>
                                  <w:sdtPr>
                                    <w:rPr>
                                      <w:color w:val="FFFFFF" w:themeColor="background1"/>
                                    </w:rPr>
                                    <w:alias w:val="Fecha"/>
                                    <w:id w:val="1724480474"/>
                                    <w:dataBinding w:prefixMappings="xmlns:ns0='http://schemas.microsoft.com/office/2006/coverPageProps'" w:xpath="/ns0:CoverPageProperties[1]/ns0:PublishDate[1]" w:storeItemID="{55AF091B-3C7A-41E3-B477-F2FDAA23CFDA}"/>
                                    <w:date w:fullDate="2026-06-11T00:00:00Z">
                                      <w:dateFormat w:val="d-M-yyyy"/>
                                      <w:lid w:val="es-ES"/>
                                      <w:storeMappedDataAs w:val="dateTime"/>
                                      <w:calendar w:val="gregorian"/>
                                    </w:date>
                                  </w:sdtPr>
                                  <w:sdtContent>
                                    <w:p w14:paraId="0731E9BA" w14:textId="11C011CF" w:rsidR="006A7403" w:rsidRDefault="006A7403">
                                      <w:pPr>
                                        <w:pStyle w:val="Sinespaciado"/>
                                        <w:spacing w:line="360" w:lineRule="auto"/>
                                        <w:rPr>
                                          <w:color w:val="FFFFFF" w:themeColor="background1"/>
                                        </w:rPr>
                                      </w:pPr>
                                      <w:r>
                                        <w:rPr>
                                          <w:color w:val="FFFFFF" w:themeColor="background1"/>
                                        </w:rPr>
                                        <w:t>11-6-2026</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16DD15EC" id="Grupo 252"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9WTsUwMAAIEMAAAOAAAAZHJzL2Uyb0RvYy54bWzUV9tO3DAQfa/Uf7D8XhInu9nsioAQFFSJ tqi0ffc6zkUktmt7ydK/6bf0xzp2ssvCUhUoIMFDYHwZz5w5c2x295dtgy65NrUUGSY7IUZcMJnX oszwt6/H71KMjKUip40UPMNX3OD9vbdvdjs145GsZJNzjcCJMLNOZbiyVs2CwLCKt9TsSMUFTBZS t9SCqcsg17QD720TRGGYBJ3UudKScWNg9KifxHvef1FwZj8XheEWNRmG2Kz/av+du2+wt0tnpaaq qtkQBn1EFC2tBRy6dnVELUULXW+5amumpZGF3WGyDWRR1Iz7HCAbEt7K5kTLhfK5lLOuVGuYANpb OD3aLft0eaLVuTrTgESnSsDCWy6XZaFb9xuiREsP2dUaMr60iMFgTEicTABZBnMkDMfpKBxQZRVA v7WRVe//tTVYHR3cCKhTQBFzjYL5PxTOK6q4B9fMAIUzjeo8w6PxFCNBW6DqFyDP71+iXDQS+eGc GwbUOa3LyjrO25rRxjHIRQYuHIoOL6NOJbswSMjDioqSH2gtu4rTHCImbj3ktbHBGQa2onn3UeZw MF1Y6cl0nwKQOB2Pxtv4r0GkM6WNPeGyRe6PDGvIy7unl6fGunCul7jwFbX2uG6aYXl+8R1S9RuK 8rDpM3TtycFAlxQaizLGhU38mmbRQhb9eBLCT99iMOzY4JcDQ1bDtFEV7UfT1SiE49vf+ffBrY+d /+X8eUn82ffyNjhxSQ+JDgVxNehrOZf5FdRDy14uXKmBa1L/xKgDqciw+bGgmmPUfBBQ0ykZjZy2 eGM0nkRg6M2Z+eYMFQxcZZhZjVFvHNpekRZKO245lrhCCHkATChqXyPHkj6uIVxohT7a5++JBBK6 oydg+OXIT6JRMiUYbUtQNJ0QIM9TtoCRTZ27HvDt/DRk36L1xiFeEF6Yf/bVsA+qfhf7vJTeUNLn k16vsneRLw6n05QkPfmieDJxUtBr6kq9Hyi/QjrirW6Ja1LY5Xw5tNsD9SlOxhPXwr1AkTRK07VC raxeolbWSqPmr4Yj0V0cmb6gPgGiIE3JJCEhSfs7b/1GCtPpmAx3dJTGcQwPpmfjiH/GrHvjNVHF P/fgnesv/eFN7h7Sm7a//K7/c9j7AwAA//8DAFBLAwQUAAYACAAAACEADXZdht0AAAAGAQAADwAA AGRycy9kb3ducmV2LnhtbEyPwU7DMBBE70j8g7VI3KgNlNKEOBVCirhwoe2h3Jx4SVLsdRS7bfr3 LFzgMtJqRjNvi9XknTjiGPtAGm5nCgRSE2xPrYbtprpZgojJkDUuEGo4Y4RVeXlRmNyGE73jcZ1a wSUUc6OhS2nIpYxNh97EWRiQ2PsMozeJz7GVdjQnLvdO3im1kN70xAudGfClw+ZrffAa/G5f7dw2 az8q91gv9pvs/PaaaX19NT0/gUg4pb8w/OAzOpTMVIcD2SicBn4k/Sp780zdg6g59LCcK5BlIf/j l98AAAD//wMAUEsBAi0AFAAGAAgAAAAhALaDOJL+AAAA4QEAABMAAAAAAAAAAAAAAAAAAAAAAFtD b250ZW50X1R5cGVzXS54bWxQSwECLQAUAAYACAAAACEAOP0h/9YAAACUAQAACwAAAAAAAAAAAAAA AAAvAQAAX3JlbHMvLnJlbHNQSwECLQAUAAYACAAAACEA+/Vk7FMDAACBDAAADgAAAAAAAAAAAAAA AAAuAgAAZHJzL2Uyb0RvYy54bWxQSwECLQAUAAYACAAAACEADXZdht0AAAAGAQAADwAAAAAAAAAA AAAAAACtBQAAZHJzL2Rvd25yZXYueG1sUEsFBgAAAAAEAAQA8wAAALcGAAAAAA== ">
                    <v:rect id="Rectángulo 459" o:spid="_x0000_s1027" alt="Light vertical" style="position:absolute;width:1385;height:10058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oOWaxgAAANwAAAAPAAAAZHJzL2Rvd25yZXYueG1sRI9Pa8JA FMTvhX6H5RV6KbqxtMVEV1FBKT1Z9ZLbI/vMBrNvQ3bzx2/fLRR6HGbmN8xyPdpa9NT6yrGC2TQB QVw4XXGp4HLeT+YgfEDWWDsmBXfysF49Piwx027gb+pPoRQRwj5DBSaEJpPSF4Ys+qlriKN3da3F EGVbSt3iEOG2lq9J8iEtVhwXDDa0M1TcTp1V0BnbH/PdV1du8/yQDvNue09flHp+GjcLEIHG8B/+ a39qBW/vKfyeiUdArn4AAAD//wMAUEsBAi0AFAAGAAgAAAAhANvh9svuAAAAhQEAABMAAAAAAAAA AAAAAAAAAAAAAFtDb250ZW50X1R5cGVzXS54bWxQSwECLQAUAAYACAAAACEAWvQsW78AAAAVAQAA CwAAAAAAAAAAAAAAAAAfAQAAX3JlbHMvLnJlbHNQSwECLQAUAAYACAAAACEADqDlmsYAAADcAAAA DwAAAAAAAAAAAAAAAAAHAgAAZHJzL2Rvd25yZXYueG1sUEsFBgAAAAADAAMAtwAAAPoCAAAAAA== " fillcolor="#8dd873 [1945]" stroked="f" strokecolor="white" strokeweight="1pt">
                      <v:fill r:id="rId9" o:title="" opacity="52428f" color2="white [3212]" o:opacity2="52428f" type="pattern"/>
                      <v:shadow color="#d8d8d8" offset="3pt,3pt"/>
                    </v:rect>
                    <v:rect id="Rectángulo 460" o:spid="_x0000_s1028" style="position:absolute;left:1246;width:29718;height:10058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OS1FwgAAANwAAAAPAAAAZHJzL2Rvd25yZXYueG1sRE/dasIw FL4f+A7hCN7N1DFK6YwyHRsqRbD6AMfmrC1rTkqS1fr25mKwy4/vf7keTScGcr61rGAxT0AQV1a3 XCu4nD+fMxA+IGvsLJOCO3lYryZPS8y1vfGJhjLUIoawz1FBE0KfS+mrhgz6ue2JI/dtncEQoaul dniL4aaTL0mSSoMtx4YGe9o2VP2Uv0bBMSuupf7C42F/GerNxyK7VoVXajYd399ABBrDv/jPvdMK XtM4P56JR0CuHgAAAP//AwBQSwECLQAUAAYACAAAACEA2+H2y+4AAACFAQAAEwAAAAAAAAAAAAAA AAAAAAAAW0NvbnRlbnRfVHlwZXNdLnhtbFBLAQItABQABgAIAAAAIQBa9CxbvwAAABUBAAALAAAA AAAAAAAAAAAAAB8BAABfcmVscy8ucmVsc1BLAQItABQABgAIAAAAIQD6OS1FwgAAANwAAAAPAAAA AAAAAAAAAAAAAAcCAABkcnMvZG93bnJldi54bWxQSwUGAAAAAAMAAwC3AAAA9gIAAAAA " fillcolor="#8dd873 [1945]" stroked="f" strokecolor="#d8d8d8"/>
                    <v:rect id="Rectángulo 461" o:spid="_x0000_s1029" style="position:absolute;left:138;width:30998;height:23774;visibility:visible;mso-wrap-style:square;v-text-anchor:bottom"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i2RxQAAANwAAAAPAAAAZHJzL2Rvd25yZXYueG1sRI/dagIx FITvBd8hHKF3mlVaabdmRRTBFopo7f1hc9wfNydxE9ft2zeFQi+HmfmGWSx704iOWl9ZVjCdJCCI c6srLhScPrfjZxA+IGtsLJOCb/KwzIaDBaba3vlA3TEUIkLYp6igDMGlUvq8JIN+Yh1x9M62NRii bAupW7xHuGnkLEnm0mDFcaFER+uS8svxZhTIj859beuX5HRwm/2be6+vT7hR6mHUr15BBOrDf/iv vdMKHudT+D0Tj4DMfgAAAP//AwBQSwECLQAUAAYACAAAACEA2+H2y+4AAACFAQAAEwAAAAAAAAAA AAAAAAAAAAAAW0NvbnRlbnRfVHlwZXNdLnhtbFBLAQItABQABgAIAAAAIQBa9CxbvwAAABUBAAAL AAAAAAAAAAAAAAAAAB8BAABfcmVscy8ucmVsc1BLAQItABQABgAIAAAAIQB+fi2RxQAAANwAAAAP AAAAAAAAAAAAAAAAAAcCAABkcnMvZG93bnJldi54bWxQSwUGAAAAAAMAAwC3AAAA+QIAAAAA " filled="f" stroked="f" strokecolor="white" strokeweight="1pt">
                      <v:fill opacity="52428f"/>
                      <v:shadow color="#d8d8d8" offset="3pt,3pt"/>
                      <v:textbox inset="28.8pt,14.4pt,14.4pt,14.4pt">
                        <w:txbxContent>
                          <w:sdt>
                            <w:sdtPr>
                              <w:rPr>
                                <w:color w:val="FFFFFF" w:themeColor="background1"/>
                                <w:sz w:val="96"/>
                                <w:szCs w:val="96"/>
                              </w:rPr>
                              <w:alias w:val="Año"/>
                              <w:id w:val="1012341074"/>
                              <w:dataBinding w:prefixMappings="xmlns:ns0='http://schemas.microsoft.com/office/2006/coverPageProps'" w:xpath="/ns0:CoverPageProperties[1]/ns0:PublishDate[1]" w:storeItemID="{55AF091B-3C7A-41E3-B477-F2FDAA23CFDA}"/>
                              <w:date w:fullDate="2026-06-11T00:00:00Z">
                                <w:dateFormat w:val="yyyy"/>
                                <w:lid w:val="es-ES"/>
                                <w:storeMappedDataAs w:val="dateTime"/>
                                <w:calendar w:val="gregorian"/>
                              </w:date>
                            </w:sdtPr>
                            <w:sdtContent>
                              <w:p w14:paraId="2B900B87" w14:textId="64ACD8C2" w:rsidR="006A7403" w:rsidRDefault="006A7403">
                                <w:pPr>
                                  <w:pStyle w:val="Sinespaciado"/>
                                  <w:rPr>
                                    <w:color w:val="FFFFFF" w:themeColor="background1"/>
                                    <w:sz w:val="96"/>
                                    <w:szCs w:val="96"/>
                                  </w:rPr>
                                </w:pPr>
                                <w:r>
                                  <w:rPr>
                                    <w:color w:val="FFFFFF" w:themeColor="background1"/>
                                    <w:sz w:val="96"/>
                                    <w:szCs w:val="96"/>
                                  </w:rPr>
                                  <w:t>2026</w:t>
                                </w:r>
                              </w:p>
                            </w:sdtContent>
                          </w:sdt>
                        </w:txbxContent>
                      </v:textbox>
                    </v:rect>
                    <v:rect id="Rectángulo 9" o:spid="_x0000_s1030" style="position:absolute;top:67610;width:30895;height:28333;visibility:visible;mso-wrap-style:square;v-text-anchor:bottom"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rLPmxQAAANwAAAAPAAAAZHJzL2Rvd25yZXYueG1sRI9Ba8JA FITvQv/D8gredFOxUmNWKRXBCkXUeH9kX5PY7Nttdo3x33cLhR6HmfmGyVa9aURHra8tK3gaJyCI C6trLhXkp83oBYQPyBoby6TgTh5Wy4dBhqm2Nz5QdwyliBD2KSqoQnCplL6oyKAfW0ccvU/bGgxR tqXULd4i3DRykiQzabDmuFCho7eKiq/j1SiQH507by7zJD+49f7d7S7fz7hWavjYvy5ABOrDf/iv vdUKprMJ/J6JR0AufwAAAP//AwBQSwECLQAUAAYACAAAACEA2+H2y+4AAACFAQAAEwAAAAAAAAAA AAAAAAAAAAAAW0NvbnRlbnRfVHlwZXNdLnhtbFBLAQItABQABgAIAAAAIQBa9CxbvwAAABUBAAAL AAAAAAAAAAAAAAAAAB8BAABfcmVscy8ucmVsc1BLAQItABQABgAIAAAAIQCOrLPmxQAAANwAAAAP AAAAAAAAAAAAAAAAAAcCAABkcnMvZG93bnJldi54bWxQSwUGAAAAAAMAAwC3AAAA+QIAAAAA " filled="f" stroked="f" strokecolor="white" strokeweight="1pt">
                      <v:fill opacity="52428f"/>
                      <v:shadow color="#d8d8d8" offset="3pt,3pt"/>
                      <v:textbox inset="28.8pt,14.4pt,14.4pt,14.4pt">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5017123C" w14:textId="368EAC9A" w:rsidR="006A7403" w:rsidRDefault="006A7403">
                                <w:pPr>
                                  <w:pStyle w:val="Sinespaciado"/>
                                  <w:spacing w:line="360" w:lineRule="auto"/>
                                  <w:rPr>
                                    <w:color w:val="FFFFFF" w:themeColor="background1"/>
                                  </w:rPr>
                                </w:pPr>
                                <w:r>
                                  <w:rPr>
                                    <w:color w:val="FFFFFF" w:themeColor="background1"/>
                                  </w:rPr>
                                  <w:t>Judith Galan</w:t>
                                </w:r>
                              </w:p>
                            </w:sdtContent>
                          </w:sdt>
                          <w:sdt>
                            <w:sdtPr>
                              <w:rPr>
                                <w:color w:val="FFFFFF" w:themeColor="background1"/>
                              </w:rPr>
                              <w:alias w:val="Fecha"/>
                              <w:id w:val="1724480474"/>
                              <w:dataBinding w:prefixMappings="xmlns:ns0='http://schemas.microsoft.com/office/2006/coverPageProps'" w:xpath="/ns0:CoverPageProperties[1]/ns0:PublishDate[1]" w:storeItemID="{55AF091B-3C7A-41E3-B477-F2FDAA23CFDA}"/>
                              <w:date w:fullDate="2026-06-11T00:00:00Z">
                                <w:dateFormat w:val="d-M-yyyy"/>
                                <w:lid w:val="es-ES"/>
                                <w:storeMappedDataAs w:val="dateTime"/>
                                <w:calendar w:val="gregorian"/>
                              </w:date>
                            </w:sdtPr>
                            <w:sdtContent>
                              <w:p w14:paraId="0731E9BA" w14:textId="11C011CF" w:rsidR="006A7403" w:rsidRDefault="006A7403">
                                <w:pPr>
                                  <w:pStyle w:val="Sinespaciado"/>
                                  <w:spacing w:line="360" w:lineRule="auto"/>
                                  <w:rPr>
                                    <w:color w:val="FFFFFF" w:themeColor="background1"/>
                                  </w:rPr>
                                </w:pPr>
                                <w:r>
                                  <w:rPr>
                                    <w:color w:val="FFFFFF" w:themeColor="background1"/>
                                  </w:rPr>
                                  <w:t>11-6-2026</w:t>
                                </w:r>
                              </w:p>
                            </w:sdtContent>
                          </w:sdt>
                        </w:txbxContent>
                      </v:textbox>
                    </v:rect>
                    <w10:wrap anchorx="page" anchory="page"/>
                  </v:group>
                </w:pict>
              </mc:Fallback>
            </mc:AlternateContent>
            <mc:AlternateContent>
              <mc:Choice Requires="wps">
                <w:drawing>
                  <wp:anchor distT="0" distB="0" distL="114300" distR="114300" simplePos="0" relativeHeight="251661312" behindDoc="0" locked="0" layoutInCell="0" allowOverlap="1" wp14:anchorId="74EB3601" wp14:editId="7E83A791">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20E04A8E" w14:textId="2DC539DC" w:rsidR="006A7403" w:rsidRDefault="00800E6D">
                                <w:pPr>
                                  <w:pStyle w:val="Sinespaciado"/>
                                  <w:jc w:val="right"/>
                                  <w:rPr>
                                    <w:color w:val="FFFFFF" w:themeColor="background1"/>
                                    <w:sz w:val="72"/>
                                    <w:szCs w:val="72"/>
                                  </w:rPr>
                                </w:pPr>
                                <w:r>
                                  <w:rPr>
                                    <w:color w:val="FFFFFF" w:themeColor="background1"/>
                                    <w:sz w:val="72"/>
                                    <w:szCs w:val="72"/>
                                  </w:rPr>
                                  <w:t>Fundamentos, diseño y documentación de una plataforma de participación ciudadana verificada y pseudónima</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74EB3601" id="Rectángulo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HoVfGAIAACsEAAAOAAAAZHJzL2Uyb0RvYy54bWysU9tuGyEQfa/Uf0C817t2Y8deeR1FTl1V Si9Smg/ALOtFZRk6YO+6X9+BdRyneahUlQfEMHA4c+awvOlbww4KvQZb8vEo50xZCZW2u5I/ft+8 m3Pmg7CVMGBVyY/K85vV2zfLzhVqAg2YSiEjEOuLzpW8CcEVWeZlo1rhR+CUpWQN2IpAIe6yCkVH 6K3JJnk+yzrAyiFI5T3t3g1Jvkr4da1k+FrXXgVmSk7cQpoxzds4Z6ulKHYoXKPliYb4Bxat0JYe PUPdiSDYHvUrqFZLBA91GEloM6hrLVWqgaoZ539U89AIp1ItJI53Z5n8/4OVXw4P7htG6t7dg/zh mYV1I+xO3SJC1yhR0XPjKFTWOV+cL8TA01W27T5DRa0V+wBJg77GNgJSdaxPUh/PUqs+MEmbs8V1 /n4x5UxSbnaV5/PUi0wUT7cd+vBRQcviouRIrUzo4nDvQ2QjiqcjiT0YXW20MSmI9lFrg+wgqPGh H/hTjZenjGUdlbbIp3lCfpFMDvwrRKsD2dfotuTzPI7BUFG1D7ZK5gpCm2FNjI09yRiViyb1Rei3 PdNVySfxbtzZQnUkXREGt9LvokUD+Iuzjpxacv9zL1BxZj7Z2Jv5ZE7qsZCiq+n1hAJ8kdpepoSV BFZyGZCzIViH4UvsHepdQ6+NB0HcLfV0o5Pcz8xOJZAjUxdOvyda/jJOp57/+Oo3AAAA//8DAFBL AwQUAAYACAAAACEAx5ys/9sAAAAGAQAADwAAAGRycy9kb3ducmV2LnhtbEyPQU/DMAyF70j8h8hI 3FgCAraVptNgQoLjBhduXuO1hcTpmqwr/HrSXeBiPetZ733OF4OzoqcuNJ41XE8UCOLSm4YrDe9v z1czECEiG7SeScM3BVgU52c5ZsYfeU39JlYihXDIUEMdY5tJGcqaHIaJb4mTt/Odw5jWrpKmw2MK d1beKHUvHTacGmps6amm8mtzcBrK/Z38aT9eeLd6nd8uV/3a7j8ftb68GJYPICIN8e8YRvyEDkVi 2voDmyCshvRIPM3RU/PpFMR2VGoGssjlf/ziFwAA//8DAFBLAQItABQABgAIAAAAIQC2gziS/gAA AOEBAAATAAAAAAAAAAAAAAAAAAAAAABbQ29udGVudF9UeXBlc10ueG1sUEsBAi0AFAAGAAgAAAAh ADj9If/WAAAAlAEAAAsAAAAAAAAAAAAAAAAALwEAAF9yZWxzLy5yZWxzUEsBAi0AFAAGAAgAAAAh AGQehV8YAgAAKwQAAA4AAAAAAAAAAAAAAAAALgIAAGRycy9lMm9Eb2MueG1sUEsBAi0AFAAGAAgA AAAhAMecrP/bAAAABgEAAA8AAAAAAAAAAAAAAAAAcgQAAGRycy9kb3ducmV2LnhtbFBLBQYAAAAA BAAEAPMAAAB6BQAAAAA= " o:allowincell="f" fillcolor="black [3213]" strokecolor="black [3213]" strokeweight="1.5pt">
                    <v:textbox style="mso-fit-shape-to-text:t" inset="14.4pt,,14.4pt">
                      <w:txbxContent>
                        <w:p w14:paraId="20E04A8E" w14:textId="2DC539DC" w:rsidR="006A7403" w:rsidRDefault="00800E6D">
                          <w:pPr>
                            <w:pStyle w:val="Sinespaciado"/>
                            <w:jc w:val="right"/>
                            <w:rPr>
                              <w:color w:val="FFFFFF" w:themeColor="background1"/>
                              <w:sz w:val="72"/>
                              <w:szCs w:val="72"/>
                            </w:rPr>
                          </w:pPr>
                          <w:r>
                            <w:rPr>
                              <w:color w:val="FFFFFF" w:themeColor="background1"/>
                              <w:sz w:val="72"/>
                              <w:szCs w:val="72"/>
                            </w:rPr>
                            <w:t>Fundamentos, diseño y documentación de una plataforma de participación ciudadana verificada y pseudónima</w:t>
                          </w:r>
                        </w:p>
                      </w:txbxContent>
                    </v:textbox>
                    <w10:wrap anchorx="page" anchory="page"/>
                  </v:rect>
                </w:pict>
              </mc:Fallback>
            </mc:AlternateContent>
          </w:r>
        </w:p>
        <w:p w14:paraId="305085AC" w14:textId="6085F60A" w:rsidR="006A7403" w:rsidRDefault="006A7403">
          <w:r>
            <w:rPr>
              <w:noProof/>
            </w:rPr>
            <w:drawing>
              <wp:anchor distT="0" distB="0" distL="114300" distR="114300" simplePos="0" relativeHeight="251660288" behindDoc="0" locked="0" layoutInCell="0" allowOverlap="1" wp14:anchorId="1BC05266" wp14:editId="73223C19">
                <wp:simplePos x="0" y="0"/>
                <wp:positionH relativeFrom="page">
                  <wp:posOffset>2651760</wp:posOffset>
                </wp:positionH>
                <wp:positionV relativeFrom="page">
                  <wp:posOffset>5880100</wp:posOffset>
                </wp:positionV>
                <wp:extent cx="3702695" cy="3702695"/>
                <wp:effectExtent l="0" t="0" r="0" b="0"/>
                <wp:wrapNone/>
                <wp:docPr id="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n 1"/>
                        <pic:cNvPicPr/>
                      </pic:nvPicPr>
                      <pic:blipFill>
                        <a:blip r:embed="rId10">
                          <a:extLst>
                            <a:ext uri="{96DAC541-7B7A-43D3-8B79-37D633B846F1}">
                              <asvg:svgBlip xmlns:asvg="http://schemas.microsoft.com/office/drawing/2016/SVG/main" r:embed="rId11"/>
                            </a:ext>
                          </a:extLst>
                        </a:blip>
                        <a:stretch>
                          <a:fillRect/>
                        </a:stretch>
                      </pic:blipFill>
                      <pic:spPr>
                        <a:xfrm>
                          <a:off x="0" y="0"/>
                          <a:ext cx="3702695" cy="3702695"/>
                        </a:xfrm>
                        <a:prstGeom prst="rect">
                          <a:avLst/>
                        </a:prstGeom>
                      </pic:spPr>
                    </pic:pic>
                  </a:graphicData>
                </a:graphic>
                <wp14:sizeRelH relativeFrom="margin">
                  <wp14:pctWidth>0</wp14:pctWidth>
                </wp14:sizeRelH>
                <wp14:sizeRelV relativeFrom="margin">
                  <wp14:pctHeight>0</wp14:pctHeight>
                </wp14:sizeRelV>
              </wp:anchor>
            </w:drawing>
          </w:r>
          <w:r>
            <w:br w:type="page"/>
          </w:r>
        </w:p>
      </w:sdtContent>
    </w:sdt>
    <w:p w14:paraId="3E645EA7" w14:textId="776D90E3" w:rsidR="00970506" w:rsidRDefault="00970506">
      <w:pPr>
        <w:spacing w:after="120"/>
      </w:pPr>
    </w:p>
    <w:p w14:paraId="679BCCA6" w14:textId="77777777" w:rsidR="00970506" w:rsidRDefault="00970506">
      <w:r>
        <w:br w:type="page"/>
      </w:r>
    </w:p>
    <w:sdt>
      <w:sdtPr>
        <w:rPr>
          <w:rFonts w:ascii="Arial" w:eastAsia="Arial" w:hAnsi="Arial" w:cs="Arial"/>
          <w:color w:val="auto"/>
          <w:sz w:val="22"/>
          <w:szCs w:val="22"/>
        </w:rPr>
        <w:id w:val="-2101942323"/>
        <w:docPartObj>
          <w:docPartGallery w:val="Table of Contents"/>
          <w:docPartUnique/>
        </w:docPartObj>
      </w:sdtPr>
      <w:sdtEndPr>
        <w:rPr>
          <w:b/>
          <w:bCs/>
        </w:rPr>
      </w:sdtEndPr>
      <w:sdtContent>
        <w:p w14:paraId="082E5AF6" w14:textId="7D1247DB" w:rsidR="003A3FBA" w:rsidRPr="00DB14DB" w:rsidRDefault="003A3FBA">
          <w:pPr>
            <w:pStyle w:val="TtuloTDC"/>
            <w:rPr>
              <w:color w:val="auto"/>
            </w:rPr>
          </w:pPr>
          <w:r>
            <w:rPr>
              <w:color w:val="auto"/>
            </w:rPr>
            <w:t>Contenido</w:t>
          </w:r>
        </w:p>
        <w:p w14:paraId="2AFEFF5E" w14:textId="0349DD92" w:rsidR="007B6BFE" w:rsidRDefault="003A3FBA">
          <w:pPr>
            <w:pStyle w:val="TDC1"/>
            <w:rPr>
              <w:rFonts w:asciiTheme="minorHAnsi" w:eastAsiaTheme="minorEastAsia" w:hAnsiTheme="minorHAnsi" w:cstheme="minorBidi"/>
              <w:b w:val="0"/>
              <w:bCs w:val="0"/>
              <w:kern w:val="2"/>
              <w:sz w:val="24"/>
              <w:szCs w:val="24"/>
              <w14:ligatures w14:val="standardContextual"/>
            </w:rPr>
          </w:pPr>
          <w:r>
            <w:fldChar w:fldCharType="begin"/>
            <w:instrText xml:space="preserve"> TOC \o "1-3" \h \z \u </w:instrText>
            <w:fldChar w:fldCharType="separate"/>
          </w:r>
          <w:hyperlink w:anchor="_Toc232147028" w:history="1">
            <w:r>
              <w:rPr>
                <w:rStyle w:val="Hipervnculo"/>
              </w:rPr>
              <w:t>PARTE I — FUNDAMENTO FILOSÓFICO Y POLÍTICO</w:t>
            </w:r>
            <w:r>
              <w:rPr>
                <w:webHidden/>
              </w:rPr>
              <w:tab/>
              <w:fldChar w:fldCharType="begin"/>
              <w:instrText xml:space="preserve"> PAGEREF _Toc232147028 \h </w:instrText>
              <w:fldChar w:fldCharType="separate"/>
              <w:t>11</w:t>
              <w:fldChar w:fldCharType="end"/>
            </w:r>
          </w:hyperlink>
        </w:p>
        <w:p w14:paraId="13978B1F" w14:textId="17E42D3C"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029" w:history="1">
            <w:r>
              <w:rPr>
                <w:rStyle w:val="Hipervnculo"/>
              </w:rPr>
              <w:t>1. Introducción</w:t>
            </w:r>
            <w:r>
              <w:rPr>
                <w:webHidden/>
              </w:rPr>
              <w:tab/>
              <w:fldChar w:fldCharType="begin"/>
              <w:instrText xml:space="preserve"> PAGEREF _Toc232147029 \h </w:instrText>
              <w:fldChar w:fldCharType="separate"/>
              <w:t>11</w:t>
              <w:fldChar w:fldCharType="end"/>
            </w:r>
          </w:hyperlink>
        </w:p>
        <w:p w14:paraId="37C0F329" w14:textId="76E676D8"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030" w:history="1">
            <w:r>
              <w:rPr>
                <w:rStyle w:val="Hipervnculo"/>
              </w:rPr>
              <w:t>2. El problema democrático entre elecciones</w:t>
            </w:r>
            <w:r>
              <w:rPr>
                <w:webHidden/>
              </w:rPr>
              <w:tab/>
              <w:fldChar w:fldCharType="begin"/>
              <w:instrText xml:space="preserve"> PAGEREF _Toc232147030 \h </w:instrText>
              <w:fldChar w:fldCharType="separate"/>
              <w:t>11</w:t>
              <w:fldChar w:fldCharType="end"/>
            </w:r>
          </w:hyperlink>
        </w:p>
        <w:p w14:paraId="003D5001" w14:textId="41B1B821"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31" w:history="1">
            <w:r>
              <w:rPr>
                <w:rStyle w:val="Hipervnculo"/>
                <w:noProof/>
              </w:rPr>
              <w:t>2.1 La brecha entre elecciones</w:t>
            </w:r>
            <w:r>
              <w:rPr>
                <w:noProof/>
                <w:webHidden/>
              </w:rPr>
              <w:tab/>
              <w:fldChar w:fldCharType="begin"/>
              <w:instrText xml:space="preserve"> PAGEREF _Toc232147031 \h </w:instrText>
              <w:fldChar w:fldCharType="separate"/>
              <w:t>11</w:t>
              <w:fldChar w:fldCharType="end"/>
            </w:r>
          </w:hyperlink>
        </w:p>
        <w:p w14:paraId="4B32DD40" w14:textId="262404D2"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32" w:history="1">
            <w:r>
              <w:rPr>
                <w:rStyle w:val="Hipervnculo"/>
                <w:noProof/>
              </w:rPr>
              <w:t>2.2 La insuficiencia de los mecanismos existentes</w:t>
            </w:r>
            <w:r>
              <w:rPr>
                <w:noProof/>
                <w:webHidden/>
              </w:rPr>
              <w:tab/>
              <w:fldChar w:fldCharType="begin"/>
              <w:instrText xml:space="preserve"> PAGEREF _Toc232147032 \h </w:instrText>
              <w:fldChar w:fldCharType="separate"/>
              <w:t>12</w:t>
              <w:fldChar w:fldCharType="end"/>
            </w:r>
          </w:hyperlink>
        </w:p>
        <w:p w14:paraId="795EC481" w14:textId="12C3BAFA"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33" w:history="1">
            <w:r>
              <w:rPr>
                <w:rStyle w:val="Hipervnculo"/>
                <w:noProof/>
              </w:rPr>
              <w:t>2.3 El problema de la representatividad</w:t>
            </w:r>
            <w:r>
              <w:rPr>
                <w:noProof/>
                <w:webHidden/>
              </w:rPr>
              <w:tab/>
              <w:fldChar w:fldCharType="begin"/>
              <w:instrText xml:space="preserve"> PAGEREF _Toc232147033 \h </w:instrText>
              <w:fldChar w:fldCharType="separate"/>
              <w:t>12</w:t>
              <w:fldChar w:fldCharType="end"/>
            </w:r>
          </w:hyperlink>
        </w:p>
        <w:p w14:paraId="43A57270" w14:textId="6EF453A5"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034" w:history="1">
            <w:r>
              <w:rPr>
                <w:rStyle w:val="Hipervnculo"/>
              </w:rPr>
              <w:t>3. Privacidad, miedo y participación política</w:t>
            </w:r>
            <w:r>
              <w:rPr>
                <w:webHidden/>
              </w:rPr>
              <w:tab/>
              <w:fldChar w:fldCharType="begin"/>
              <w:instrText xml:space="preserve"> PAGEREF _Toc232147034 \h </w:instrText>
              <w:fldChar w:fldCharType="separate"/>
              <w:t>12</w:t>
              <w:fldChar w:fldCharType="end"/>
            </w:r>
          </w:hyperlink>
        </w:p>
        <w:p w14:paraId="3D2409FB" w14:textId="7923CC5D"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35" w:history="1">
            <w:r>
              <w:rPr>
                <w:rStyle w:val="Hipervnculo"/>
                <w:noProof/>
              </w:rPr>
              <w:t>3.1 El miedo como inhibidor de la participación</w:t>
            </w:r>
            <w:r>
              <w:rPr>
                <w:noProof/>
                <w:webHidden/>
              </w:rPr>
              <w:tab/>
              <w:fldChar w:fldCharType="begin"/>
              <w:instrText xml:space="preserve"> PAGEREF _Toc232147035 \h </w:instrText>
              <w:fldChar w:fldCharType="separate"/>
              <w:t>12</w:t>
              <w:fldChar w:fldCharType="end"/>
            </w:r>
          </w:hyperlink>
        </w:p>
        <w:p w14:paraId="2A9FAD1D" w14:textId="314F64B1"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36" w:history="1">
            <w:r>
              <w:rPr>
                <w:rStyle w:val="Hipervnculo"/>
                <w:noProof/>
              </w:rPr>
              <w:t>3.2 Privacidad como condición democrática</w:t>
            </w:r>
            <w:r>
              <w:rPr>
                <w:noProof/>
                <w:webHidden/>
              </w:rPr>
              <w:tab/>
              <w:fldChar w:fldCharType="begin"/>
              <w:instrText xml:space="preserve"> PAGEREF _Toc232147036 \h </w:instrText>
              <w:fldChar w:fldCharType="separate"/>
              <w:t>13</w:t>
              <w:fldChar w:fldCharType="end"/>
            </w:r>
          </w:hyperlink>
        </w:p>
        <w:p w14:paraId="4AC0FD96" w14:textId="3EA1B395"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37" w:history="1">
            <w:r>
              <w:rPr>
                <w:rStyle w:val="Hipervnculo"/>
                <w:noProof/>
              </w:rPr>
              <w:t>3.3 Sesgos de participación</w:t>
            </w:r>
            <w:r>
              <w:rPr>
                <w:noProof/>
                <w:webHidden/>
              </w:rPr>
              <w:tab/>
              <w:fldChar w:fldCharType="begin"/>
              <w:instrText xml:space="preserve"> PAGEREF _Toc232147037 \h </w:instrText>
              <w:fldChar w:fldCharType="separate"/>
              <w:t>13</w:t>
              <w:fldChar w:fldCharType="end"/>
            </w:r>
          </w:hyperlink>
        </w:p>
        <w:p w14:paraId="68CD4B57" w14:textId="488AB95F"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038" w:history="1">
            <w:r>
              <w:rPr>
                <w:rStyle w:val="Hipervnculo"/>
              </w:rPr>
              <w:t>4. El concepto de protesta verificable</w:t>
            </w:r>
            <w:r>
              <w:rPr>
                <w:webHidden/>
              </w:rPr>
              <w:tab/>
              <w:fldChar w:fldCharType="begin"/>
              <w:instrText xml:space="preserve"> PAGEREF _Toc232147038 \h </w:instrText>
              <w:fldChar w:fldCharType="separate"/>
              <w:t>13</w:t>
              <w:fldChar w:fldCharType="end"/>
            </w:r>
          </w:hyperlink>
        </w:p>
        <w:p w14:paraId="26D03F5E" w14:textId="6130FC4B"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39" w:history="1">
            <w:r>
              <w:rPr>
                <w:rStyle w:val="Hipervnculo"/>
                <w:noProof/>
              </w:rPr>
              <w:t>4.1 Verificar sin identificar</w:t>
            </w:r>
            <w:r>
              <w:rPr>
                <w:noProof/>
                <w:webHidden/>
              </w:rPr>
              <w:tab/>
              <w:fldChar w:fldCharType="begin"/>
              <w:instrText xml:space="preserve"> PAGEREF _Toc232147039 \h </w:instrText>
              <w:fldChar w:fldCharType="separate"/>
              <w:t>13</w:t>
              <w:fldChar w:fldCharType="end"/>
            </w:r>
          </w:hyperlink>
        </w:p>
        <w:p w14:paraId="1E1BCF2B" w14:textId="08625F20"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40" w:history="1">
            <w:r>
              <w:rPr>
                <w:rStyle w:val="Hipervnculo"/>
                <w:noProof/>
              </w:rPr>
              <w:t>4.2 Verificación de pertenencia</w:t>
            </w:r>
            <w:r>
              <w:rPr>
                <w:noProof/>
                <w:webHidden/>
              </w:rPr>
              <w:tab/>
              <w:fldChar w:fldCharType="begin"/>
              <w:instrText xml:space="preserve"> PAGEREF _Toc232147040 \h </w:instrText>
              <w:fldChar w:fldCharType="separate"/>
              <w:t>14</w:t>
              <w:fldChar w:fldCharType="end"/>
            </w:r>
          </w:hyperlink>
        </w:p>
        <w:p w14:paraId="2BE76C2E" w14:textId="229C4EFA"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41" w:history="1">
            <w:r>
              <w:rPr>
                <w:rStyle w:val="Hipervnculo"/>
                <w:noProof/>
              </w:rPr>
              <w:t>4.3 El informe como evidencia pública</w:t>
            </w:r>
            <w:r>
              <w:rPr>
                <w:noProof/>
                <w:webHidden/>
              </w:rPr>
              <w:tab/>
              <w:fldChar w:fldCharType="begin"/>
              <w:instrText xml:space="preserve"> PAGEREF _Toc232147041 \h </w:instrText>
              <w:fldChar w:fldCharType="separate"/>
              <w:t>14</w:t>
              <w:fldChar w:fldCharType="end"/>
            </w:r>
          </w:hyperlink>
        </w:p>
        <w:p w14:paraId="682DE618" w14:textId="367A4BA4"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042" w:history="1">
            <w:r>
              <w:rPr>
                <w:rStyle w:val="Hipervnculo"/>
              </w:rPr>
              <w:t>5. Credibilidad y protección</w:t>
            </w:r>
            <w:r>
              <w:rPr>
                <w:webHidden/>
              </w:rPr>
              <w:tab/>
              <w:fldChar w:fldCharType="begin"/>
              <w:instrText xml:space="preserve"> PAGEREF _Toc232147042 \h </w:instrText>
              <w:fldChar w:fldCharType="separate"/>
              <w:t>14</w:t>
              <w:fldChar w:fldCharType="end"/>
            </w:r>
          </w:hyperlink>
        </w:p>
        <w:p w14:paraId="43E10833" w14:textId="06D1FE61"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43" w:history="1">
            <w:r>
              <w:rPr>
                <w:rStyle w:val="Hipervnculo"/>
                <w:noProof/>
              </w:rPr>
              <w:t>5.1 Las dos amenazas: manipulación y represalia</w:t>
            </w:r>
            <w:r>
              <w:rPr>
                <w:noProof/>
                <w:webHidden/>
              </w:rPr>
              <w:tab/>
              <w:fldChar w:fldCharType="begin"/>
              <w:instrText xml:space="preserve"> PAGEREF _Toc232147043 \h </w:instrText>
              <w:fldChar w:fldCharType="separate"/>
              <w:t>14</w:t>
              <w:fldChar w:fldCharType="end"/>
            </w:r>
          </w:hyperlink>
        </w:p>
        <w:p w14:paraId="2B04726E" w14:textId="64C8B33C"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44" w:history="1">
            <w:r>
              <w:rPr>
                <w:rStyle w:val="Hipervnculo"/>
                <w:noProof/>
              </w:rPr>
              <w:t>5.2 Pseudonimato fuerte, no anonimato absoluto</w:t>
            </w:r>
            <w:r>
              <w:rPr>
                <w:noProof/>
                <w:webHidden/>
              </w:rPr>
              <w:tab/>
              <w:fldChar w:fldCharType="begin"/>
              <w:instrText xml:space="preserve"> PAGEREF _Toc232147044 \h </w:instrText>
              <w:fldChar w:fldCharType="separate"/>
              <w:t>15</w:t>
              <w:fldChar w:fldCharType="end"/>
            </w:r>
          </w:hyperlink>
        </w:p>
        <w:p w14:paraId="64A6C0FF" w14:textId="0FEFA8E2"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045" w:history="1">
            <w:r>
              <w:rPr>
                <w:rStyle w:val="Hipervnculo"/>
              </w:rPr>
              <w:t>6. Riesgos éticos y límites esenciales</w:t>
            </w:r>
            <w:r>
              <w:rPr>
                <w:webHidden/>
              </w:rPr>
              <w:tab/>
              <w:fldChar w:fldCharType="begin"/>
              <w:instrText xml:space="preserve"> PAGEREF _Toc232147045 \h </w:instrText>
              <w:fldChar w:fldCharType="separate"/>
              <w:t>15</w:t>
              <w:fldChar w:fldCharType="end"/>
            </w:r>
          </w:hyperlink>
        </w:p>
        <w:p w14:paraId="6C46EB13" w14:textId="2F9B61DF"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46" w:history="1">
            <w:r>
              <w:rPr>
                <w:rStyle w:val="Hipervnculo"/>
                <w:noProof/>
              </w:rPr>
              <w:t>6.1 Voice Protest verifica participación, no verdad</w:t>
            </w:r>
            <w:r>
              <w:rPr>
                <w:noProof/>
                <w:webHidden/>
              </w:rPr>
              <w:tab/>
              <w:fldChar w:fldCharType="begin"/>
              <w:instrText xml:space="preserve"> PAGEREF _Toc232147046 \h </w:instrText>
              <w:fldChar w:fldCharType="separate"/>
              <w:t>15</w:t>
              <w:fldChar w:fldCharType="end"/>
            </w:r>
          </w:hyperlink>
        </w:p>
        <w:p w14:paraId="77B51C14" w14:textId="4E90E6CD"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47" w:history="1">
            <w:r>
              <w:rPr>
                <w:rStyle w:val="Hipervnculo"/>
                <w:noProof/>
              </w:rPr>
              <w:t>6.2 Captura, coordinación y legitimidad</w:t>
            </w:r>
            <w:r>
              <w:rPr>
                <w:noProof/>
                <w:webHidden/>
              </w:rPr>
              <w:tab/>
              <w:fldChar w:fldCharType="begin"/>
              <w:instrText xml:space="preserve"> PAGEREF _Toc232147047 \h </w:instrText>
              <w:fldChar w:fldCharType="separate"/>
              <w:t>15</w:t>
              <w:fldChar w:fldCharType="end"/>
            </w:r>
          </w:hyperlink>
        </w:p>
        <w:p w14:paraId="7A0325EC" w14:textId="33A48053"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48" w:history="1">
            <w:r>
              <w:rPr>
                <w:rStyle w:val="Hipervnculo"/>
                <w:noProof/>
              </w:rPr>
              <w:t>6.3 Dependencia de infraestructura privada</w:t>
            </w:r>
            <w:r>
              <w:rPr>
                <w:noProof/>
                <w:webHidden/>
              </w:rPr>
              <w:tab/>
              <w:fldChar w:fldCharType="begin"/>
              <w:instrText xml:space="preserve"> PAGEREF _Toc232147048 \h </w:instrText>
              <w:fldChar w:fldCharType="separate"/>
              <w:t>16</w:t>
              <w:fldChar w:fldCharType="end"/>
            </w:r>
          </w:hyperlink>
        </w:p>
        <w:p w14:paraId="65D2B5E9" w14:textId="3090C196"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49" w:history="1">
            <w:r>
              <w:rPr>
                <w:rStyle w:val="Hipervnculo"/>
                <w:noProof/>
              </w:rPr>
              <w:t>6.4 Lo que Voice Protest no es</w:t>
            </w:r>
            <w:r>
              <w:rPr>
                <w:noProof/>
                <w:webHidden/>
              </w:rPr>
              <w:tab/>
              <w:fldChar w:fldCharType="begin"/>
              <w:instrText xml:space="preserve"> PAGEREF _Toc232147049 \h </w:instrText>
              <w:fldChar w:fldCharType="separate"/>
              <w:t>16</w:t>
              <w:fldChar w:fldCharType="end"/>
            </w:r>
          </w:hyperlink>
        </w:p>
        <w:p w14:paraId="5F998A21" w14:textId="353813CB" w:rsidR="007B6BFE" w:rsidRDefault="007B6BFE">
          <w:pPr>
            <w:pStyle w:val="TDC2"/>
            <w:tabs>
              <w:tab w:val="left" w:pos="720"/>
            </w:tabs>
            <w:rPr>
              <w:rFonts w:asciiTheme="minorHAnsi" w:eastAsiaTheme="minorEastAsia" w:hAnsiTheme="minorHAnsi" w:cstheme="minorBidi"/>
              <w:noProof/>
              <w:kern w:val="2"/>
              <w:sz w:val="24"/>
              <w:szCs w:val="24"/>
              <w14:ligatures w14:val="standardContextual"/>
            </w:rPr>
          </w:pPr>
          <w:hyperlink w:anchor="_Toc232147050" w:history="1">
            <w:r>
              <w:rPr>
                <w:rStyle w:val="Hipervnculo"/>
                <w:rFonts w:ascii="Symbol" w:hAnsi="Symbol"/>
                <w:noProof/>
              </w:rPr>
              <w:t></w:t>
            </w:r>
            <w:r>
              <w:rPr>
                <w:rFonts w:asciiTheme="minorHAnsi" w:eastAsiaTheme="minorEastAsia" w:hAnsiTheme="minorHAnsi" w:cstheme="minorBidi"/>
                <w:noProof/>
                <w:kern w:val="2"/>
                <w:sz w:val="24"/>
                <w:szCs w:val="24"/>
                <w14:ligatures w14:val="standardContextual"/>
              </w:rPr>
              <w:tab/>
            </w:r>
            <w:r>
              <w:rPr>
                <w:rStyle w:val="Hipervnculo"/>
                <w:noProof/>
              </w:rPr>
              <w:t>No es un sistema de votación ni produce decisiones vinculantes.</w:t>
            </w:r>
            <w:r>
              <w:rPr>
                <w:noProof/>
                <w:webHidden/>
              </w:rPr>
              <w:tab/>
              <w:fldChar w:fldCharType="begin"/>
              <w:instrText xml:space="preserve"> PAGEREF _Toc232147050 \h </w:instrText>
              <w:fldChar w:fldCharType="separate"/>
              <w:t>16</w:t>
              <w:fldChar w:fldCharType="end"/>
            </w:r>
          </w:hyperlink>
        </w:p>
        <w:p w14:paraId="2054EFB4" w14:textId="3F86A66D" w:rsidR="007B6BFE" w:rsidRDefault="007B6BFE">
          <w:pPr>
            <w:pStyle w:val="TDC2"/>
            <w:tabs>
              <w:tab w:val="left" w:pos="720"/>
            </w:tabs>
            <w:rPr>
              <w:rFonts w:asciiTheme="minorHAnsi" w:eastAsiaTheme="minorEastAsia" w:hAnsiTheme="minorHAnsi" w:cstheme="minorBidi"/>
              <w:noProof/>
              <w:kern w:val="2"/>
              <w:sz w:val="24"/>
              <w:szCs w:val="24"/>
              <w14:ligatures w14:val="standardContextual"/>
            </w:rPr>
          </w:pPr>
          <w:hyperlink w:anchor="_Toc232147051" w:history="1">
            <w:r>
              <w:rPr>
                <w:rStyle w:val="Hipervnculo"/>
                <w:rFonts w:ascii="Symbol" w:hAnsi="Symbol"/>
                <w:noProof/>
              </w:rPr>
              <w:t></w:t>
            </w:r>
            <w:r>
              <w:rPr>
                <w:rFonts w:asciiTheme="minorHAnsi" w:eastAsiaTheme="minorEastAsia" w:hAnsiTheme="minorHAnsi" w:cstheme="minorBidi"/>
                <w:noProof/>
                <w:kern w:val="2"/>
                <w:sz w:val="24"/>
                <w:szCs w:val="24"/>
                <w14:ligatures w14:val="standardContextual"/>
              </w:rPr>
              <w:tab/>
            </w:r>
            <w:r>
              <w:rPr>
                <w:rStyle w:val="Hipervnculo"/>
                <w:noProof/>
              </w:rPr>
              <w:t>No es una plataforma general de peticiones o campañas de apoyo.</w:t>
            </w:r>
            <w:r>
              <w:rPr>
                <w:noProof/>
                <w:webHidden/>
              </w:rPr>
              <w:tab/>
              <w:fldChar w:fldCharType="begin"/>
              <w:instrText xml:space="preserve"> PAGEREF _Toc232147051 \h </w:instrText>
              <w:fldChar w:fldCharType="separate"/>
              <w:t>16</w:t>
              <w:fldChar w:fldCharType="end"/>
            </w:r>
          </w:hyperlink>
        </w:p>
        <w:p w14:paraId="757C8C74" w14:textId="6DAFFB14" w:rsidR="007B6BFE" w:rsidRDefault="007B6BFE">
          <w:pPr>
            <w:pStyle w:val="TDC2"/>
            <w:tabs>
              <w:tab w:val="left" w:pos="720"/>
            </w:tabs>
            <w:rPr>
              <w:rFonts w:asciiTheme="minorHAnsi" w:eastAsiaTheme="minorEastAsia" w:hAnsiTheme="minorHAnsi" w:cstheme="minorBidi"/>
              <w:noProof/>
              <w:kern w:val="2"/>
              <w:sz w:val="24"/>
              <w:szCs w:val="24"/>
              <w14:ligatures w14:val="standardContextual"/>
            </w:rPr>
          </w:pPr>
          <w:hyperlink w:anchor="_Toc232147052" w:history="1">
            <w:r>
              <w:rPr>
                <w:rStyle w:val="Hipervnculo"/>
                <w:rFonts w:ascii="Symbol" w:hAnsi="Symbol"/>
                <w:noProof/>
              </w:rPr>
              <w:t></w:t>
            </w:r>
            <w:r>
              <w:rPr>
                <w:rFonts w:asciiTheme="minorHAnsi" w:eastAsiaTheme="minorEastAsia" w:hAnsiTheme="minorHAnsi" w:cstheme="minorBidi"/>
                <w:noProof/>
                <w:kern w:val="2"/>
                <w:sz w:val="24"/>
                <w:szCs w:val="24"/>
                <w14:ligatures w14:val="standardContextual"/>
              </w:rPr>
              <w:tab/>
            </w:r>
            <w:r>
              <w:rPr>
                <w:rStyle w:val="Hipervnculo"/>
                <w:noProof/>
              </w:rPr>
              <w:t>No verifica la verdad de los hechos denunciados.</w:t>
            </w:r>
            <w:r>
              <w:rPr>
                <w:noProof/>
                <w:webHidden/>
              </w:rPr>
              <w:tab/>
              <w:fldChar w:fldCharType="begin"/>
              <w:instrText xml:space="preserve"> PAGEREF _Toc232147052 \h </w:instrText>
              <w:fldChar w:fldCharType="separate"/>
              <w:t>16</w:t>
              <w:fldChar w:fldCharType="end"/>
            </w:r>
          </w:hyperlink>
        </w:p>
        <w:p w14:paraId="46252398" w14:textId="20EA3BD8" w:rsidR="007B6BFE" w:rsidRDefault="007B6BFE">
          <w:pPr>
            <w:pStyle w:val="TDC2"/>
            <w:tabs>
              <w:tab w:val="left" w:pos="720"/>
            </w:tabs>
            <w:rPr>
              <w:rFonts w:asciiTheme="minorHAnsi" w:eastAsiaTheme="minorEastAsia" w:hAnsiTheme="minorHAnsi" w:cstheme="minorBidi"/>
              <w:noProof/>
              <w:kern w:val="2"/>
              <w:sz w:val="24"/>
              <w:szCs w:val="24"/>
              <w14:ligatures w14:val="standardContextual"/>
            </w:rPr>
          </w:pPr>
          <w:hyperlink w:anchor="_Toc232147053" w:history="1">
            <w:r>
              <w:rPr>
                <w:rStyle w:val="Hipervnculo"/>
                <w:rFonts w:ascii="Symbol" w:hAnsi="Symbol"/>
                <w:noProof/>
              </w:rPr>
              <w:t></w:t>
            </w:r>
            <w:r>
              <w:rPr>
                <w:rFonts w:asciiTheme="minorHAnsi" w:eastAsiaTheme="minorEastAsia" w:hAnsiTheme="minorHAnsi" w:cstheme="minorBidi"/>
                <w:noProof/>
                <w:kern w:val="2"/>
                <w:sz w:val="24"/>
                <w:szCs w:val="24"/>
                <w14:ligatures w14:val="standardContextual"/>
              </w:rPr>
              <w:tab/>
            </w:r>
            <w:r>
              <w:rPr>
                <w:rStyle w:val="Hipervnculo"/>
                <w:noProof/>
              </w:rPr>
              <w:t>No garantiza anonimato absoluto.</w:t>
            </w:r>
            <w:r>
              <w:rPr>
                <w:noProof/>
                <w:webHidden/>
              </w:rPr>
              <w:tab/>
              <w:fldChar w:fldCharType="begin"/>
              <w:instrText xml:space="preserve"> PAGEREF _Toc232147053 \h </w:instrText>
              <w:fldChar w:fldCharType="separate"/>
              <w:t>16</w:t>
              <w:fldChar w:fldCharType="end"/>
            </w:r>
          </w:hyperlink>
        </w:p>
        <w:p w14:paraId="19D355F6" w14:textId="75347998" w:rsidR="007B6BFE" w:rsidRDefault="007B6BFE">
          <w:pPr>
            <w:pStyle w:val="TDC2"/>
            <w:tabs>
              <w:tab w:val="left" w:pos="720"/>
            </w:tabs>
            <w:rPr>
              <w:rFonts w:asciiTheme="minorHAnsi" w:eastAsiaTheme="minorEastAsia" w:hAnsiTheme="minorHAnsi" w:cstheme="minorBidi"/>
              <w:noProof/>
              <w:kern w:val="2"/>
              <w:sz w:val="24"/>
              <w:szCs w:val="24"/>
              <w14:ligatures w14:val="standardContextual"/>
            </w:rPr>
          </w:pPr>
          <w:hyperlink w:anchor="_Toc232147054" w:history="1">
            <w:r>
              <w:rPr>
                <w:rStyle w:val="Hipervnculo"/>
                <w:rFonts w:ascii="Symbol" w:hAnsi="Symbol"/>
                <w:noProof/>
              </w:rPr>
              <w:t></w:t>
            </w:r>
            <w:r>
              <w:rPr>
                <w:rFonts w:asciiTheme="minorHAnsi" w:eastAsiaTheme="minorEastAsia" w:hAnsiTheme="minorHAnsi" w:cstheme="minorBidi"/>
                <w:noProof/>
                <w:kern w:val="2"/>
                <w:sz w:val="24"/>
                <w:szCs w:val="24"/>
                <w14:ligatures w14:val="standardContextual"/>
              </w:rPr>
              <w:tab/>
            </w:r>
            <w:r>
              <w:rPr>
                <w:rStyle w:val="Hipervnculo"/>
                <w:noProof/>
              </w:rPr>
              <w:t>No sustituye manifestaciones, elecciones, tribunales, prensa ni mecanismos formales de control.</w:t>
            </w:r>
            <w:r>
              <w:rPr>
                <w:noProof/>
                <w:webHidden/>
              </w:rPr>
              <w:tab/>
              <w:fldChar w:fldCharType="begin"/>
              <w:instrText xml:space="preserve"> PAGEREF _Toc232147054 \h </w:instrText>
              <w:fldChar w:fldCharType="separate"/>
              <w:t>16</w:t>
              <w:fldChar w:fldCharType="end"/>
            </w:r>
          </w:hyperlink>
        </w:p>
        <w:p w14:paraId="5B958CBE" w14:textId="4D431A31" w:rsidR="007B6BFE" w:rsidRDefault="007B6BFE">
          <w:pPr>
            <w:pStyle w:val="TDC2"/>
            <w:tabs>
              <w:tab w:val="left" w:pos="720"/>
            </w:tabs>
            <w:rPr>
              <w:rFonts w:asciiTheme="minorHAnsi" w:eastAsiaTheme="minorEastAsia" w:hAnsiTheme="minorHAnsi" w:cstheme="minorBidi"/>
              <w:noProof/>
              <w:kern w:val="2"/>
              <w:sz w:val="24"/>
              <w:szCs w:val="24"/>
              <w14:ligatures w14:val="standardContextual"/>
            </w:rPr>
          </w:pPr>
          <w:hyperlink w:anchor="_Toc232147055" w:history="1">
            <w:r>
              <w:rPr>
                <w:rStyle w:val="Hipervnculo"/>
                <w:rFonts w:ascii="Symbol" w:hAnsi="Symbol"/>
                <w:noProof/>
              </w:rPr>
              <w:t></w:t>
            </w:r>
            <w:r>
              <w:rPr>
                <w:rFonts w:asciiTheme="minorHAnsi" w:eastAsiaTheme="minorEastAsia" w:hAnsiTheme="minorHAnsi" w:cstheme="minorBidi"/>
                <w:noProof/>
                <w:kern w:val="2"/>
                <w:sz w:val="24"/>
                <w:szCs w:val="24"/>
                <w14:ligatures w14:val="standardContextual"/>
              </w:rPr>
              <w:tab/>
            </w:r>
            <w:r>
              <w:rPr>
                <w:rStyle w:val="Hipervnculo"/>
                <w:noProof/>
              </w:rPr>
              <w:t>No está diseñada para quejas contra individuos privados o actores sin mandato ni fondos públicos.</w:t>
            </w:r>
            <w:r>
              <w:rPr>
                <w:noProof/>
                <w:webHidden/>
              </w:rPr>
              <w:tab/>
              <w:fldChar w:fldCharType="begin"/>
              <w:instrText xml:space="preserve"> PAGEREF _Toc232147055 \h </w:instrText>
              <w:fldChar w:fldCharType="separate"/>
              <w:t>16</w:t>
              <w:fldChar w:fldCharType="end"/>
            </w:r>
          </w:hyperlink>
        </w:p>
        <w:p w14:paraId="13452EB7" w14:textId="09BCA69A"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56" w:history="1">
            <w:r>
              <w:rPr>
                <w:rStyle w:val="Hipervnculo"/>
                <w:noProof/>
              </w:rPr>
              <w:t>6.5 Lo que Voice Protest sí es</w:t>
            </w:r>
            <w:r>
              <w:rPr>
                <w:noProof/>
                <w:webHidden/>
              </w:rPr>
              <w:tab/>
              <w:fldChar w:fldCharType="begin"/>
              <w:instrText xml:space="preserve"> PAGEREF _Toc232147056 \h </w:instrText>
              <w:fldChar w:fldCharType="separate"/>
              <w:t>16</w:t>
              <w:fldChar w:fldCharType="end"/>
            </w:r>
          </w:hyperlink>
        </w:p>
        <w:p w14:paraId="601DE637" w14:textId="09EB7D96" w:rsidR="007B6BFE" w:rsidRDefault="007B6BFE">
          <w:pPr>
            <w:pStyle w:val="TDC2"/>
            <w:tabs>
              <w:tab w:val="left" w:pos="720"/>
            </w:tabs>
            <w:rPr>
              <w:rFonts w:asciiTheme="minorHAnsi" w:eastAsiaTheme="minorEastAsia" w:hAnsiTheme="minorHAnsi" w:cstheme="minorBidi"/>
              <w:noProof/>
              <w:kern w:val="2"/>
              <w:sz w:val="24"/>
              <w:szCs w:val="24"/>
              <w14:ligatures w14:val="standardContextual"/>
            </w:rPr>
          </w:pPr>
          <w:hyperlink w:anchor="_Toc232147057" w:history="1">
            <w:r>
              <w:rPr>
                <w:rStyle w:val="Hipervnculo"/>
                <w:rFonts w:ascii="Symbol" w:hAnsi="Symbol"/>
                <w:noProof/>
              </w:rPr>
              <w:t></w:t>
            </w:r>
            <w:r>
              <w:rPr>
                <w:rFonts w:asciiTheme="minorHAnsi" w:eastAsiaTheme="minorEastAsia" w:hAnsiTheme="minorHAnsi" w:cstheme="minorBidi"/>
                <w:noProof/>
                <w:kern w:val="2"/>
                <w:sz w:val="24"/>
                <w:szCs w:val="24"/>
                <w14:ligatures w14:val="standardContextual"/>
              </w:rPr>
              <w:tab/>
            </w:r>
            <w:r>
              <w:rPr>
                <w:rStyle w:val="Hipervnculo"/>
                <w:noProof/>
              </w:rPr>
              <w:t>Una infraestructura cívica para protestas verificadas frente a instituciones públicas o financiadas públicamente.</w:t>
            </w:r>
            <w:r>
              <w:rPr>
                <w:noProof/>
                <w:webHidden/>
              </w:rPr>
              <w:tab/>
              <w:fldChar w:fldCharType="begin"/>
              <w:instrText xml:space="preserve"> PAGEREF _Toc232147057 \h </w:instrText>
              <w:fldChar w:fldCharType="separate"/>
              <w:t>16</w:t>
              <w:fldChar w:fldCharType="end"/>
            </w:r>
          </w:hyperlink>
        </w:p>
        <w:p w14:paraId="7615AD9C" w14:textId="17B2FB52" w:rsidR="007B6BFE" w:rsidRDefault="007B6BFE">
          <w:pPr>
            <w:pStyle w:val="TDC2"/>
            <w:tabs>
              <w:tab w:val="left" w:pos="720"/>
            </w:tabs>
            <w:rPr>
              <w:rFonts w:asciiTheme="minorHAnsi" w:eastAsiaTheme="minorEastAsia" w:hAnsiTheme="minorHAnsi" w:cstheme="minorBidi"/>
              <w:noProof/>
              <w:kern w:val="2"/>
              <w:sz w:val="24"/>
              <w:szCs w:val="24"/>
              <w14:ligatures w14:val="standardContextual"/>
            </w:rPr>
          </w:pPr>
          <w:hyperlink w:anchor="_Toc232147058" w:history="1">
            <w:r>
              <w:rPr>
                <w:rStyle w:val="Hipervnculo"/>
                <w:rFonts w:ascii="Symbol" w:hAnsi="Symbol"/>
                <w:noProof/>
              </w:rPr>
              <w:t></w:t>
            </w:r>
            <w:r>
              <w:rPr>
                <w:rFonts w:asciiTheme="minorHAnsi" w:eastAsiaTheme="minorEastAsia" w:hAnsiTheme="minorHAnsi" w:cstheme="minorBidi"/>
                <w:noProof/>
                <w:kern w:val="2"/>
                <w:sz w:val="24"/>
                <w:szCs w:val="24"/>
                <w14:ligatures w14:val="standardContextual"/>
              </w:rPr>
              <w:tab/>
            </w:r>
            <w:r>
              <w:rPr>
                <w:rStyle w:val="Hipervnculo"/>
                <w:noProof/>
              </w:rPr>
              <w:t>Un mecanismo de adhesión única por convocatoria, compatible con privacidad por diseño.</w:t>
            </w:r>
            <w:r>
              <w:rPr>
                <w:noProof/>
                <w:webHidden/>
              </w:rPr>
              <w:tab/>
              <w:fldChar w:fldCharType="begin"/>
              <w:instrText xml:space="preserve"> PAGEREF _Toc232147058 \h </w:instrText>
              <w:fldChar w:fldCharType="separate"/>
              <w:t>16</w:t>
              <w:fldChar w:fldCharType="end"/>
            </w:r>
          </w:hyperlink>
        </w:p>
        <w:p w14:paraId="38B22D83" w14:textId="2E272C03" w:rsidR="007B6BFE" w:rsidRDefault="007B6BFE">
          <w:pPr>
            <w:pStyle w:val="TDC2"/>
            <w:tabs>
              <w:tab w:val="left" w:pos="720"/>
            </w:tabs>
            <w:rPr>
              <w:rFonts w:asciiTheme="minorHAnsi" w:eastAsiaTheme="minorEastAsia" w:hAnsiTheme="minorHAnsi" w:cstheme="minorBidi"/>
              <w:noProof/>
              <w:kern w:val="2"/>
              <w:sz w:val="24"/>
              <w:szCs w:val="24"/>
              <w14:ligatures w14:val="standardContextual"/>
            </w:rPr>
          </w:pPr>
          <w:hyperlink w:anchor="_Toc232147059" w:history="1">
            <w:r>
              <w:rPr>
                <w:rStyle w:val="Hipervnculo"/>
                <w:rFonts w:ascii="Symbol" w:hAnsi="Symbol"/>
                <w:noProof/>
              </w:rPr>
              <w:t></w:t>
            </w:r>
            <w:r>
              <w:rPr>
                <w:rFonts w:asciiTheme="minorHAnsi" w:eastAsiaTheme="minorEastAsia" w:hAnsiTheme="minorHAnsi" w:cstheme="minorBidi"/>
                <w:noProof/>
                <w:kern w:val="2"/>
                <w:sz w:val="24"/>
                <w:szCs w:val="24"/>
                <w14:ligatures w14:val="standardContextual"/>
              </w:rPr>
              <w:tab/>
            </w:r>
            <w:r>
              <w:rPr>
                <w:rStyle w:val="Hipervnculo"/>
                <w:noProof/>
              </w:rPr>
              <w:t>Un sistema que genera informes públicos interpretables y auditables.</w:t>
            </w:r>
            <w:r>
              <w:rPr>
                <w:noProof/>
                <w:webHidden/>
              </w:rPr>
              <w:tab/>
              <w:fldChar w:fldCharType="begin"/>
              <w:instrText xml:space="preserve"> PAGEREF _Toc232147059 \h </w:instrText>
              <w:fldChar w:fldCharType="separate"/>
              <w:t>16</w:t>
              <w:fldChar w:fldCharType="end"/>
            </w:r>
          </w:hyperlink>
        </w:p>
        <w:p w14:paraId="2688CD8A" w14:textId="6303B5B8" w:rsidR="007B6BFE" w:rsidRDefault="007B6BFE">
          <w:pPr>
            <w:pStyle w:val="TDC2"/>
            <w:tabs>
              <w:tab w:val="left" w:pos="720"/>
            </w:tabs>
            <w:rPr>
              <w:rFonts w:asciiTheme="minorHAnsi" w:eastAsiaTheme="minorEastAsia" w:hAnsiTheme="minorHAnsi" w:cstheme="minorBidi"/>
              <w:noProof/>
              <w:kern w:val="2"/>
              <w:sz w:val="24"/>
              <w:szCs w:val="24"/>
              <w14:ligatures w14:val="standardContextual"/>
            </w:rPr>
          </w:pPr>
          <w:hyperlink w:anchor="_Toc232147060" w:history="1">
            <w:r>
              <w:rPr>
                <w:rStyle w:val="Hipervnculo"/>
                <w:rFonts w:ascii="Symbol" w:hAnsi="Symbol"/>
                <w:noProof/>
              </w:rPr>
              <w:t></w:t>
            </w:r>
            <w:r>
              <w:rPr>
                <w:rFonts w:asciiTheme="minorHAnsi" w:eastAsiaTheme="minorEastAsia" w:hAnsiTheme="minorHAnsi" w:cstheme="minorBidi"/>
                <w:noProof/>
                <w:kern w:val="2"/>
                <w:sz w:val="24"/>
                <w:szCs w:val="24"/>
                <w14:ligatures w14:val="standardContextual"/>
              </w:rPr>
              <w:tab/>
            </w:r>
            <w:r>
              <w:rPr>
                <w:rStyle w:val="Hipervnculo"/>
                <w:noProof/>
              </w:rPr>
              <w:t>Una herramienta complementaria a la protesta física, no su sustituto.</w:t>
            </w:r>
            <w:r>
              <w:rPr>
                <w:noProof/>
                <w:webHidden/>
              </w:rPr>
              <w:tab/>
              <w:fldChar w:fldCharType="begin"/>
              <w:instrText xml:space="preserve"> PAGEREF _Toc232147060 \h </w:instrText>
              <w:fldChar w:fldCharType="separate"/>
              <w:t>17</w:t>
              <w:fldChar w:fldCharType="end"/>
            </w:r>
          </w:hyperlink>
        </w:p>
        <w:p w14:paraId="6941DD87" w14:textId="01D7FCAD" w:rsidR="007B6BFE" w:rsidRDefault="007B6BFE">
          <w:pPr>
            <w:pStyle w:val="TDC2"/>
            <w:tabs>
              <w:tab w:val="left" w:pos="720"/>
            </w:tabs>
            <w:rPr>
              <w:rFonts w:asciiTheme="minorHAnsi" w:eastAsiaTheme="minorEastAsia" w:hAnsiTheme="minorHAnsi" w:cstheme="minorBidi"/>
              <w:noProof/>
              <w:kern w:val="2"/>
              <w:sz w:val="24"/>
              <w:szCs w:val="24"/>
              <w14:ligatures w14:val="standardContextual"/>
            </w:rPr>
          </w:pPr>
          <w:hyperlink w:anchor="_Toc232147061" w:history="1">
            <w:r>
              <w:rPr>
                <w:rStyle w:val="Hipervnculo"/>
                <w:rFonts w:ascii="Symbol" w:hAnsi="Symbol"/>
                <w:noProof/>
              </w:rPr>
              <w:t></w:t>
            </w:r>
            <w:r>
              <w:rPr>
                <w:rFonts w:asciiTheme="minorHAnsi" w:eastAsiaTheme="minorEastAsia" w:hAnsiTheme="minorHAnsi" w:cstheme="minorBidi"/>
                <w:noProof/>
                <w:kern w:val="2"/>
                <w:sz w:val="24"/>
                <w:szCs w:val="24"/>
                <w14:ligatures w14:val="standardContextual"/>
              </w:rPr>
              <w:tab/>
            </w:r>
            <w:r>
              <w:rPr>
                <w:rStyle w:val="Hipervnculo"/>
                <w:noProof/>
              </w:rPr>
              <w:t>Un proyecto que debe sostener su legitimidad en la transparencia, la minimización de datos y la honestidad sobre sus limitaciones.</w:t>
            </w:r>
            <w:r>
              <w:rPr>
                <w:noProof/>
                <w:webHidden/>
              </w:rPr>
              <w:tab/>
              <w:fldChar w:fldCharType="begin"/>
              <w:instrText xml:space="preserve"> PAGEREF _Toc232147061 \h </w:instrText>
              <w:fldChar w:fldCharType="separate"/>
              <w:t>17</w:t>
              <w:fldChar w:fldCharType="end"/>
            </w:r>
          </w:hyperlink>
        </w:p>
        <w:p w14:paraId="1EDC7F4D" w14:textId="202EB612" w:rsidR="007B6BFE" w:rsidRDefault="007B6BFE">
          <w:pPr>
            <w:pStyle w:val="TDC1"/>
          </w:pPr>
          <w:hyperlink w:anchor="_Toc232147062" w:history="1">
            <w:r>
              <w:rPr>
                <w:rStyle w:val="Hipervnculo"/>
              </w:rPr>
              <w:t>7. Preguntas abiertas y evolución futura</w:t>
            </w:r>
            <w:r>
              <w:rPr>
                <w:webHidden/>
              </w:rPr>
              <w:tab/>
              <w:fldChar w:fldCharType="begin"/>
              <w:instrText xml:space="preserve"> PAGEREF _Toc232147062 \h </w:instrText>
              <w:fldChar w:fldCharType="separate"/>
              <w:t>17</w:t>
              <w:fldChar w:fldCharType="end"/>
            </w:r>
          </w:hyperlink>
        </w:p>
        <w:p w14:paraId="287ED1B1" w14:textId="77777777" w:rsidR="009A40DF" w:rsidRPr="009A40DF" w:rsidRDefault="009A40DF" w:rsidP="009A40DF"/>
        <w:p w14:paraId="0C0C7F19" w14:textId="44A635AF"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063" w:history="1">
            <w:r>
              <w:rPr>
                <w:rStyle w:val="Hipervnculo"/>
              </w:rPr>
              <w:t>PARTE II — DISEÑO FUNCIONAL</w:t>
            </w:r>
            <w:r>
              <w:rPr>
                <w:webHidden/>
              </w:rPr>
              <w:tab/>
              <w:fldChar w:fldCharType="begin"/>
              <w:instrText xml:space="preserve"> PAGEREF _Toc232147063 \h </w:instrText>
              <w:fldChar w:fldCharType="separate"/>
              <w:t>18</w:t>
              <w:fldChar w:fldCharType="end"/>
            </w:r>
          </w:hyperlink>
        </w:p>
        <w:p w14:paraId="5674988E" w14:textId="6C98CE7A"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064" w:history="1">
            <w:r>
              <w:rPr>
                <w:rStyle w:val="Hipervnculo"/>
              </w:rPr>
              <w:t>1. Objetivos de la plataforma</w:t>
            </w:r>
            <w:r>
              <w:rPr>
                <w:webHidden/>
              </w:rPr>
              <w:tab/>
              <w:fldChar w:fldCharType="begin"/>
              <w:instrText xml:space="preserve"> PAGEREF _Toc232147064 \h </w:instrText>
              <w:fldChar w:fldCharType="separate"/>
              <w:t>18</w:t>
              <w:fldChar w:fldCharType="end"/>
            </w:r>
          </w:hyperlink>
        </w:p>
        <w:p w14:paraId="520D5B72" w14:textId="5FD930E0"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65" w:history="1">
            <w:r>
              <w:rPr>
                <w:rStyle w:val="Hipervnculo"/>
                <w:noProof/>
              </w:rPr>
              <w:t>1.1 Verificación sin identidad</w:t>
            </w:r>
            <w:r>
              <w:rPr>
                <w:noProof/>
                <w:webHidden/>
              </w:rPr>
              <w:tab/>
              <w:fldChar w:fldCharType="begin"/>
              <w:instrText xml:space="preserve"> PAGEREF _Toc232147065 \h </w:instrText>
              <w:fldChar w:fldCharType="separate"/>
              <w:t>18</w:t>
              <w:fldChar w:fldCharType="end"/>
            </w:r>
          </w:hyperlink>
        </w:p>
        <w:p w14:paraId="657A18C7" w14:textId="4D178D1F"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66" w:history="1">
            <w:r>
              <w:rPr>
                <w:rStyle w:val="Hipervnculo"/>
                <w:noProof/>
              </w:rPr>
              <w:t>1.2 Verificación de pertenencia</w:t>
            </w:r>
            <w:r>
              <w:rPr>
                <w:noProof/>
                <w:webHidden/>
              </w:rPr>
              <w:tab/>
              <w:fldChar w:fldCharType="begin"/>
              <w:instrText xml:space="preserve"> PAGEREF _Toc232147066 \h </w:instrText>
              <w:fldChar w:fldCharType="separate"/>
              <w:t>18</w:t>
              <w:fldChar w:fldCharType="end"/>
            </w:r>
          </w:hyperlink>
        </w:p>
        <w:p w14:paraId="18156782" w14:textId="25F97956"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67" w:history="1">
            <w:r>
              <w:rPr>
                <w:rStyle w:val="Hipervnculo"/>
                <w:noProof/>
              </w:rPr>
              <w:t>1.3 Transparencia verificable</w:t>
            </w:r>
            <w:r>
              <w:rPr>
                <w:noProof/>
                <w:webHidden/>
              </w:rPr>
              <w:tab/>
              <w:fldChar w:fldCharType="begin"/>
              <w:instrText xml:space="preserve"> PAGEREF _Toc232147067 \h </w:instrText>
              <w:fldChar w:fldCharType="separate"/>
              <w:t>18</w:t>
              <w:fldChar w:fldCharType="end"/>
            </w:r>
          </w:hyperlink>
        </w:p>
        <w:p w14:paraId="08309835" w14:textId="08A76418"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68" w:history="1">
            <w:r>
              <w:rPr>
                <w:rStyle w:val="Hipervnculo"/>
                <w:noProof/>
              </w:rPr>
              <w:t>1.4 Independencia estructural</w:t>
            </w:r>
            <w:r>
              <w:rPr>
                <w:noProof/>
                <w:webHidden/>
              </w:rPr>
              <w:tab/>
              <w:fldChar w:fldCharType="begin"/>
              <w:instrText xml:space="preserve"> PAGEREF _Toc232147068 \h </w:instrText>
              <w:fldChar w:fldCharType="separate"/>
              <w:t>18</w:t>
              <w:fldChar w:fldCharType="end"/>
            </w:r>
          </w:hyperlink>
        </w:p>
        <w:p w14:paraId="4B4BE2A6" w14:textId="56E2B756"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69" w:history="1">
            <w:r>
              <w:rPr>
                <w:rStyle w:val="Hipervnculo"/>
                <w:noProof/>
              </w:rPr>
              <w:t>1.5 Asequibilidad y accesibilidad</w:t>
            </w:r>
            <w:r>
              <w:rPr>
                <w:noProof/>
                <w:webHidden/>
              </w:rPr>
              <w:tab/>
              <w:fldChar w:fldCharType="begin"/>
              <w:instrText xml:space="preserve"> PAGEREF _Toc232147069 \h </w:instrText>
              <w:fldChar w:fldCharType="separate"/>
              <w:t>19</w:t>
              <w:fldChar w:fldCharType="end"/>
            </w:r>
          </w:hyperlink>
        </w:p>
        <w:p w14:paraId="3942D964" w14:textId="68D640D0"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070" w:history="1">
            <w:r>
              <w:rPr>
                <w:rStyle w:val="Hipervnculo"/>
              </w:rPr>
              <w:t>2. Principios fundacionales</w:t>
            </w:r>
            <w:r>
              <w:rPr>
                <w:webHidden/>
              </w:rPr>
              <w:tab/>
              <w:fldChar w:fldCharType="begin"/>
              <w:instrText xml:space="preserve"> PAGEREF _Toc232147070 \h </w:instrText>
              <w:fldChar w:fldCharType="separate"/>
              <w:t>20</w:t>
              <w:fldChar w:fldCharType="end"/>
            </w:r>
          </w:hyperlink>
        </w:p>
        <w:p w14:paraId="549A980F" w14:textId="45D0D2B8"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71" w:history="1">
            <w:r>
              <w:rPr>
                <w:rStyle w:val="Hipervnculo"/>
                <w:noProof/>
              </w:rPr>
              <w:t>2.1 Una persona, una adhesión por convocatoria</w:t>
            </w:r>
            <w:r>
              <w:rPr>
                <w:noProof/>
                <w:webHidden/>
              </w:rPr>
              <w:tab/>
              <w:fldChar w:fldCharType="begin"/>
              <w:instrText xml:space="preserve"> PAGEREF _Toc232147071 \h </w:instrText>
              <w:fldChar w:fldCharType="separate"/>
              <w:t>20</w:t>
              <w:fldChar w:fldCharType="end"/>
            </w:r>
          </w:hyperlink>
        </w:p>
        <w:p w14:paraId="49C86345" w14:textId="24E291F8"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72" w:history="1">
            <w:r>
              <w:rPr>
                <w:rStyle w:val="Hipervnculo"/>
                <w:noProof/>
              </w:rPr>
              <w:t>2.2 Verificación real, no nominal</w:t>
            </w:r>
            <w:r>
              <w:rPr>
                <w:noProof/>
                <w:webHidden/>
              </w:rPr>
              <w:tab/>
              <w:fldChar w:fldCharType="begin"/>
              <w:instrText xml:space="preserve"> PAGEREF _Toc232147072 \h </w:instrText>
              <w:fldChar w:fldCharType="separate"/>
              <w:t>20</w:t>
              <w:fldChar w:fldCharType="end"/>
            </w:r>
          </w:hyperlink>
        </w:p>
        <w:p w14:paraId="27953685" w14:textId="50C4A942"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73" w:history="1">
            <w:r>
              <w:rPr>
                <w:rStyle w:val="Hipervnculo"/>
                <w:noProof/>
              </w:rPr>
              <w:t>2.3 Máxima privacidad compatible con la verificación</w:t>
            </w:r>
            <w:r>
              <w:rPr>
                <w:noProof/>
                <w:webHidden/>
              </w:rPr>
              <w:tab/>
              <w:fldChar w:fldCharType="begin"/>
              <w:instrText xml:space="preserve"> PAGEREF _Toc232147073 \h </w:instrText>
              <w:fldChar w:fldCharType="separate"/>
              <w:t>20</w:t>
              <w:fldChar w:fldCharType="end"/>
            </w:r>
          </w:hyperlink>
        </w:p>
        <w:p w14:paraId="225947BD" w14:textId="040F4496"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74" w:history="1">
            <w:r>
              <w:rPr>
                <w:rStyle w:val="Hipervnculo"/>
                <w:noProof/>
              </w:rPr>
              <w:t>2.4 Honestidad radical sobre las limitaciones</w:t>
            </w:r>
            <w:r>
              <w:rPr>
                <w:noProof/>
                <w:webHidden/>
              </w:rPr>
              <w:tab/>
              <w:fldChar w:fldCharType="begin"/>
              <w:instrText xml:space="preserve"> PAGEREF _Toc232147074 \h </w:instrText>
              <w:fldChar w:fldCharType="separate"/>
              <w:t>20</w:t>
              <w:fldChar w:fldCharType="end"/>
            </w:r>
          </w:hyperlink>
        </w:p>
        <w:p w14:paraId="5621D2B5" w14:textId="5FA146BB" w:rsidR="007B6BFE" w:rsidRDefault="007B6BFE">
          <w:pPr>
            <w:pStyle w:val="TDC2"/>
          </w:pPr>
          <w:hyperlink w:anchor="_Toc232147075" w:history="1">
            <w:r>
              <w:rPr>
                <w:rStyle w:val="Hipervnculo"/>
                <w:noProof/>
              </w:rPr>
              <w:t>2.5 Auditabilidad pública</w:t>
            </w:r>
            <w:r>
              <w:rPr>
                <w:noProof/>
                <w:webHidden/>
              </w:rPr>
              <w:tab/>
              <w:fldChar w:fldCharType="begin"/>
              <w:instrText xml:space="preserve"> PAGEREF _Toc232147075 \h </w:instrText>
              <w:fldChar w:fldCharType="separate"/>
              <w:t>21</w:t>
              <w:fldChar w:fldCharType="end"/>
            </w:r>
          </w:hyperlink>
        </w:p>
        <w:p w14:paraId="2BAD2DAF" w14:textId="77777777" w:rsidR="009A40DF" w:rsidRPr="009A40DF" w:rsidRDefault="009A40DF" w:rsidP="009A40DF"/>
        <w:p w14:paraId="6A9D5AAB" w14:textId="6DCF8F8B"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076" w:history="1">
            <w:r>
              <w:rPr>
                <w:rStyle w:val="Hipervnculo"/>
              </w:rPr>
              <w:t>PARTE III — PRIVACIDAD Y PROTECCIÓN DE DATOS</w:t>
            </w:r>
            <w:r>
              <w:rPr>
                <w:webHidden/>
              </w:rPr>
              <w:tab/>
              <w:fldChar w:fldCharType="begin"/>
              <w:instrText xml:space="preserve"> PAGEREF _Toc232147076 \h </w:instrText>
              <w:fldChar w:fldCharType="separate"/>
              <w:t>22</w:t>
              <w:fldChar w:fldCharType="end"/>
            </w:r>
          </w:hyperlink>
        </w:p>
        <w:p w14:paraId="31AC480F" w14:textId="1ED90DC8"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077" w:history="1">
            <w:r>
              <w:rPr>
                <w:rStyle w:val="Hipervnculo"/>
              </w:rPr>
              <w:t>1. Pseudonimato vs anonimato — la distinción honesta</w:t>
            </w:r>
            <w:r>
              <w:rPr>
                <w:webHidden/>
              </w:rPr>
              <w:tab/>
              <w:fldChar w:fldCharType="begin"/>
              <w:instrText xml:space="preserve"> PAGEREF _Toc232147077 \h </w:instrText>
              <w:fldChar w:fldCharType="separate"/>
              <w:t>22</w:t>
              <w:fldChar w:fldCharType="end"/>
            </w:r>
          </w:hyperlink>
        </w:p>
        <w:p w14:paraId="39553D8B" w14:textId="79A5B4F1"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78" w:history="1">
            <w:r>
              <w:rPr>
                <w:rStyle w:val="Hipervnculo"/>
                <w:noProof/>
              </w:rPr>
              <w:t>1.1 Qué significa anonimato</w:t>
            </w:r>
            <w:r>
              <w:rPr>
                <w:noProof/>
                <w:webHidden/>
              </w:rPr>
              <w:tab/>
              <w:fldChar w:fldCharType="begin"/>
              <w:instrText xml:space="preserve"> PAGEREF _Toc232147078 \h </w:instrText>
              <w:fldChar w:fldCharType="separate"/>
              <w:t>22</w:t>
              <w:fldChar w:fldCharType="end"/>
            </w:r>
          </w:hyperlink>
        </w:p>
        <w:p w14:paraId="1626CC06" w14:textId="6AF47ECB"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79" w:history="1">
            <w:r>
              <w:rPr>
                <w:rStyle w:val="Hipervnculo"/>
                <w:noProof/>
              </w:rPr>
              <w:t>1.2 Qué significa pseudonimato</w:t>
            </w:r>
            <w:r>
              <w:rPr>
                <w:noProof/>
                <w:webHidden/>
              </w:rPr>
              <w:tab/>
              <w:fldChar w:fldCharType="begin"/>
              <w:instrText xml:space="preserve"> PAGEREF _Toc232147079 \h </w:instrText>
              <w:fldChar w:fldCharType="separate"/>
              <w:t>22</w:t>
              <w:fldChar w:fldCharType="end"/>
            </w:r>
          </w:hyperlink>
        </w:p>
        <w:p w14:paraId="696DC371" w14:textId="64EAD63B"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80" w:history="1">
            <w:r>
              <w:rPr>
                <w:rStyle w:val="Hipervnculo"/>
                <w:noProof/>
              </w:rPr>
              <w:t>1.3 Por qué Voice Protest no puede ser anónimo</w:t>
            </w:r>
            <w:r>
              <w:rPr>
                <w:noProof/>
                <w:webHidden/>
              </w:rPr>
              <w:tab/>
              <w:fldChar w:fldCharType="begin"/>
              <w:instrText xml:space="preserve"> PAGEREF _Toc232147080 \h </w:instrText>
              <w:fldChar w:fldCharType="separate"/>
              <w:t>23</w:t>
              <w:fldChar w:fldCharType="end"/>
            </w:r>
          </w:hyperlink>
        </w:p>
        <w:p w14:paraId="32EFA7E9" w14:textId="75758A5C"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81" w:history="1">
            <w:r>
              <w:rPr>
                <w:rStyle w:val="Hipervnculo"/>
                <w:noProof/>
              </w:rPr>
              <w:t>1.4 Por qué el pseudonimato es suficiente</w:t>
            </w:r>
            <w:r>
              <w:rPr>
                <w:noProof/>
                <w:webHidden/>
              </w:rPr>
              <w:tab/>
              <w:fldChar w:fldCharType="begin"/>
              <w:instrText xml:space="preserve"> PAGEREF _Toc232147081 \h </w:instrText>
              <w:fldChar w:fldCharType="separate"/>
              <w:t>23</w:t>
              <w:fldChar w:fldCharType="end"/>
            </w:r>
          </w:hyperlink>
        </w:p>
        <w:p w14:paraId="2F0951AA" w14:textId="62181F5C"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082" w:history="1">
            <w:r>
              <w:rPr>
                <w:rStyle w:val="Hipervnculo"/>
              </w:rPr>
              <w:t>2. Filosofía de privacidad de Voice Protest</w:t>
            </w:r>
            <w:r>
              <w:rPr>
                <w:webHidden/>
              </w:rPr>
              <w:tab/>
              <w:fldChar w:fldCharType="begin"/>
              <w:instrText xml:space="preserve"> PAGEREF _Toc232147082 \h </w:instrText>
              <w:fldChar w:fldCharType="separate"/>
              <w:t>24</w:t>
              <w:fldChar w:fldCharType="end"/>
            </w:r>
          </w:hyperlink>
        </w:p>
        <w:p w14:paraId="138EAD32" w14:textId="5D2E057C"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83" w:history="1">
            <w:r>
              <w:rPr>
                <w:rStyle w:val="Hipervnculo"/>
                <w:noProof/>
              </w:rPr>
              <w:t>2.1 Minimización radical de datos</w:t>
            </w:r>
            <w:r>
              <w:rPr>
                <w:noProof/>
                <w:webHidden/>
              </w:rPr>
              <w:tab/>
              <w:fldChar w:fldCharType="begin"/>
              <w:instrText xml:space="preserve"> PAGEREF _Toc232147083 \h </w:instrText>
              <w:fldChar w:fldCharType="separate"/>
              <w:t>24</w:t>
              <w:fldChar w:fldCharType="end"/>
            </w:r>
          </w:hyperlink>
        </w:p>
        <w:p w14:paraId="639700BF" w14:textId="7F110A01"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84" w:history="1">
            <w:r>
              <w:rPr>
                <w:rStyle w:val="Hipervnculo"/>
                <w:noProof/>
              </w:rPr>
              <w:t>2.2 Minimización del tiempo de retención</w:t>
            </w:r>
            <w:r>
              <w:rPr>
                <w:noProof/>
                <w:webHidden/>
              </w:rPr>
              <w:tab/>
              <w:fldChar w:fldCharType="begin"/>
              <w:instrText xml:space="preserve"> PAGEREF _Toc232147084 \h </w:instrText>
              <w:fldChar w:fldCharType="separate"/>
              <w:t>24</w:t>
              <w:fldChar w:fldCharType="end"/>
            </w:r>
          </w:hyperlink>
        </w:p>
        <w:p w14:paraId="33049852" w14:textId="2DFA7AE9"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85" w:history="1">
            <w:r>
              <w:rPr>
                <w:rStyle w:val="Hipervnculo"/>
                <w:noProof/>
              </w:rPr>
              <w:t>2.3 Privacidad por diseño, no por política</w:t>
            </w:r>
            <w:r>
              <w:rPr>
                <w:noProof/>
                <w:webHidden/>
              </w:rPr>
              <w:tab/>
              <w:fldChar w:fldCharType="begin"/>
              <w:instrText xml:space="preserve"> PAGEREF _Toc232147085 \h </w:instrText>
              <w:fldChar w:fldCharType="separate"/>
              <w:t>24</w:t>
              <w:fldChar w:fldCharType="end"/>
            </w:r>
          </w:hyperlink>
        </w:p>
        <w:p w14:paraId="52546212" w14:textId="1A0635FF"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86" w:history="1">
            <w:r>
              <w:rPr>
                <w:rStyle w:val="Hipervnculo"/>
                <w:noProof/>
              </w:rPr>
              <w:t>2.4 Transparencia total sobre las limitaciones</w:t>
            </w:r>
            <w:r>
              <w:rPr>
                <w:noProof/>
                <w:webHidden/>
              </w:rPr>
              <w:tab/>
              <w:fldChar w:fldCharType="begin"/>
              <w:instrText xml:space="preserve"> PAGEREF _Toc232147086 \h </w:instrText>
              <w:fldChar w:fldCharType="separate"/>
              <w:t>24</w:t>
              <w:fldChar w:fldCharType="end"/>
            </w:r>
          </w:hyperlink>
        </w:p>
        <w:p w14:paraId="0A43360B" w14:textId="19D40EA4"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87" w:history="1">
            <w:r>
              <w:rPr>
                <w:rStyle w:val="Hipervnculo"/>
                <w:noProof/>
              </w:rPr>
              <w:t>2.5 Consentimiento informado</w:t>
            </w:r>
            <w:r>
              <w:rPr>
                <w:noProof/>
                <w:webHidden/>
              </w:rPr>
              <w:tab/>
              <w:fldChar w:fldCharType="begin"/>
              <w:instrText xml:space="preserve"> PAGEREF _Toc232147087 \h </w:instrText>
              <w:fldChar w:fldCharType="separate"/>
              <w:t>24</w:t>
              <w:fldChar w:fldCharType="end"/>
            </w:r>
          </w:hyperlink>
        </w:p>
        <w:p w14:paraId="4F7CEDE1" w14:textId="4AD892A6"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088" w:history="1">
            <w:r>
              <w:rPr>
                <w:rStyle w:val="Hipervnculo"/>
              </w:rPr>
              <w:t>3. Datos que se recogen y por qué</w:t>
            </w:r>
            <w:r>
              <w:rPr>
                <w:webHidden/>
              </w:rPr>
              <w:tab/>
              <w:fldChar w:fldCharType="begin"/>
              <w:instrText xml:space="preserve"> PAGEREF _Toc232147088 \h </w:instrText>
              <w:fldChar w:fldCharType="separate"/>
              <w:t>26</w:t>
              <w:fldChar w:fldCharType="end"/>
            </w:r>
          </w:hyperlink>
        </w:p>
        <w:p w14:paraId="06BEBF30" w14:textId="2A0BF086"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89" w:history="1">
            <w:r>
              <w:rPr>
                <w:rStyle w:val="Hipervnculo"/>
                <w:noProof/>
              </w:rPr>
              <w:t>3.1 El número de teléfono — flujo de procesamiento</w:t>
            </w:r>
            <w:r>
              <w:rPr>
                <w:noProof/>
                <w:webHidden/>
              </w:rPr>
              <w:tab/>
              <w:fldChar w:fldCharType="begin"/>
              <w:instrText xml:space="preserve"> PAGEREF _Toc232147089 \h </w:instrText>
              <w:fldChar w:fldCharType="separate"/>
              <w:t>26</w:t>
              <w:fldChar w:fldCharType="end"/>
            </w:r>
          </w:hyperlink>
        </w:p>
        <w:p w14:paraId="5EB93DDF" w14:textId="3C87AB29"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090" w:history="1">
            <w:r>
              <w:rPr>
                <w:rStyle w:val="Hipervnculo"/>
              </w:rPr>
              <w:t>4. Datos que no se recogen</w:t>
            </w:r>
            <w:r>
              <w:rPr>
                <w:webHidden/>
              </w:rPr>
              <w:tab/>
              <w:fldChar w:fldCharType="begin"/>
              <w:instrText xml:space="preserve"> PAGEREF _Toc232147090 \h </w:instrText>
              <w:fldChar w:fldCharType="separate"/>
              <w:t>28</w:t>
              <w:fldChar w:fldCharType="end"/>
            </w:r>
          </w:hyperlink>
        </w:p>
        <w:p w14:paraId="03877F03" w14:textId="092B3417"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091" w:history="1">
            <w:r>
              <w:rPr>
                <w:rStyle w:val="Hipervnculo"/>
              </w:rPr>
              <w:t>5. El flujo de verificación OTP y la gestión del teléfono</w:t>
            </w:r>
            <w:r>
              <w:rPr>
                <w:webHidden/>
              </w:rPr>
              <w:tab/>
              <w:fldChar w:fldCharType="begin"/>
              <w:instrText xml:space="preserve"> PAGEREF _Toc232147091 \h </w:instrText>
              <w:fldChar w:fldCharType="separate"/>
              <w:t>29</w:t>
              <w:fldChar w:fldCharType="end"/>
            </w:r>
          </w:hyperlink>
        </w:p>
        <w:p w14:paraId="00205841" w14:textId="3B986DE0"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92" w:history="1">
            <w:r>
              <w:rPr>
                <w:rStyle w:val="Hipervnculo"/>
                <w:noProof/>
              </w:rPr>
              <w:t>5.1 Cómo funciona la verificación OTP</w:t>
            </w:r>
            <w:r>
              <w:rPr>
                <w:noProof/>
                <w:webHidden/>
              </w:rPr>
              <w:tab/>
              <w:fldChar w:fldCharType="begin"/>
              <w:instrText xml:space="preserve"> PAGEREF _Toc232147092 \h </w:instrText>
              <w:fldChar w:fldCharType="separate"/>
              <w:t>29</w:t>
              <w:fldChar w:fldCharType="end"/>
            </w:r>
          </w:hyperlink>
        </w:p>
        <w:p w14:paraId="73E677FF" w14:textId="064DB465"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93" w:history="1">
            <w:r>
              <w:rPr>
                <w:rStyle w:val="Hipervnculo"/>
                <w:noProof/>
              </w:rPr>
              <w:t>5.2 Protección contra el abuso del sistema OTP</w:t>
            </w:r>
            <w:r>
              <w:rPr>
                <w:noProof/>
                <w:webHidden/>
              </w:rPr>
              <w:tab/>
              <w:fldChar w:fldCharType="begin"/>
              <w:instrText xml:space="preserve"> PAGEREF _Toc232147093 \h </w:instrText>
              <w:fldChar w:fldCharType="separate"/>
              <w:t>29</w:t>
              <w:fldChar w:fldCharType="end"/>
            </w:r>
          </w:hyperlink>
        </w:p>
        <w:p w14:paraId="6B966F4A" w14:textId="34A6409A"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94" w:history="1">
            <w:r>
              <w:rPr>
                <w:rStyle w:val="Hipervnculo"/>
                <w:noProof/>
              </w:rPr>
              <w:t>5.3 Costes y descuento de saldo</w:t>
            </w:r>
            <w:r>
              <w:rPr>
                <w:noProof/>
                <w:webHidden/>
              </w:rPr>
              <w:tab/>
              <w:fldChar w:fldCharType="begin"/>
              <w:instrText xml:space="preserve"> PAGEREF _Toc232147094 \h </w:instrText>
              <w:fldChar w:fldCharType="separate"/>
              <w:t>30</w:t>
              <w:fldChar w:fldCharType="end"/>
            </w:r>
          </w:hyperlink>
        </w:p>
        <w:p w14:paraId="053869A4" w14:textId="1F0ED6A0"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095" w:history="1">
            <w:r>
              <w:rPr>
                <w:rStyle w:val="Hipervnculo"/>
              </w:rPr>
              <w:t>6. HMAC-SHA256 — qué es y por qué importa</w:t>
            </w:r>
            <w:r>
              <w:rPr>
                <w:webHidden/>
              </w:rPr>
              <w:tab/>
              <w:fldChar w:fldCharType="begin"/>
              <w:instrText xml:space="preserve"> PAGEREF _Toc232147095 \h </w:instrText>
              <w:fldChar w:fldCharType="separate"/>
              <w:t>31</w:t>
              <w:fldChar w:fldCharType="end"/>
            </w:r>
          </w:hyperlink>
        </w:p>
        <w:p w14:paraId="60396083" w14:textId="6DFBD43F"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96" w:history="1">
            <w:r>
              <w:rPr>
                <w:rStyle w:val="Hipervnculo"/>
                <w:noProof/>
              </w:rPr>
              <w:t>6.1 Qué es un hash criptográfico</w:t>
            </w:r>
            <w:r>
              <w:rPr>
                <w:noProof/>
                <w:webHidden/>
              </w:rPr>
              <w:tab/>
              <w:fldChar w:fldCharType="begin"/>
              <w:instrText xml:space="preserve"> PAGEREF _Toc232147096 \h </w:instrText>
              <w:fldChar w:fldCharType="separate"/>
              <w:t>31</w:t>
              <w:fldChar w:fldCharType="end"/>
            </w:r>
          </w:hyperlink>
        </w:p>
        <w:p w14:paraId="14387AAD" w14:textId="3826D185"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97" w:history="1">
            <w:r>
              <w:rPr>
                <w:rStyle w:val="Hipervnculo"/>
                <w:noProof/>
              </w:rPr>
              <w:t>6.2 El problema del espacio de búsqueda pequeño</w:t>
            </w:r>
            <w:r>
              <w:rPr>
                <w:noProof/>
                <w:webHidden/>
              </w:rPr>
              <w:tab/>
              <w:fldChar w:fldCharType="begin"/>
              <w:instrText xml:space="preserve"> PAGEREF _Toc232147097 \h </w:instrText>
              <w:fldChar w:fldCharType="separate"/>
              <w:t>31</w:t>
              <w:fldChar w:fldCharType="end"/>
            </w:r>
          </w:hyperlink>
        </w:p>
        <w:p w14:paraId="55C706B4" w14:textId="7E7BB357"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98" w:history="1">
            <w:r>
              <w:rPr>
                <w:rStyle w:val="Hipervnculo"/>
                <w:noProof/>
              </w:rPr>
              <w:t>6.3 Cómo HMAC resuelve este problema</w:t>
            </w:r>
            <w:r>
              <w:rPr>
                <w:noProof/>
                <w:webHidden/>
              </w:rPr>
              <w:tab/>
              <w:fldChar w:fldCharType="begin"/>
              <w:instrText xml:space="preserve"> PAGEREF _Toc232147098 \h </w:instrText>
              <w:fldChar w:fldCharType="separate"/>
              <w:t>31</w:t>
              <w:fldChar w:fldCharType="end"/>
            </w:r>
          </w:hyperlink>
        </w:p>
        <w:p w14:paraId="4F5908A6" w14:textId="023D4FEE"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099" w:history="1">
            <w:r>
              <w:rPr>
                <w:rStyle w:val="Hipervnculo"/>
                <w:noProof/>
              </w:rPr>
              <w:t>6.4 Limitación importante</w:t>
            </w:r>
            <w:r>
              <w:rPr>
                <w:noProof/>
                <w:webHidden/>
              </w:rPr>
              <w:tab/>
              <w:fldChar w:fldCharType="begin"/>
              <w:instrText xml:space="preserve"> PAGEREF _Toc232147099 \h </w:instrText>
              <w:fldChar w:fldCharType="separate"/>
              <w:t>32</w:t>
              <w:fldChar w:fldCharType="end"/>
            </w:r>
          </w:hyperlink>
        </w:p>
        <w:p w14:paraId="25AD994E" w14:textId="204E75A1"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00" w:history="1">
            <w:r>
              <w:rPr>
                <w:rStyle w:val="Hipervnculo"/>
              </w:rPr>
              <w:t>7. Nullifiers — unicidad sin identidad</w:t>
            </w:r>
            <w:r>
              <w:rPr>
                <w:webHidden/>
              </w:rPr>
              <w:tab/>
              <w:fldChar w:fldCharType="begin"/>
              <w:instrText xml:space="preserve"> PAGEREF _Toc232147100 \h </w:instrText>
              <w:fldChar w:fldCharType="separate"/>
              <w:t>33</w:t>
              <w:fldChar w:fldCharType="end"/>
            </w:r>
          </w:hyperlink>
        </w:p>
        <w:p w14:paraId="0FDF0661" w14:textId="090F01AF"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01" w:history="1">
            <w:r>
              <w:rPr>
                <w:rStyle w:val="Hipervnculo"/>
                <w:noProof/>
              </w:rPr>
              <w:t>7.1 Definición y propósito</w:t>
            </w:r>
            <w:r>
              <w:rPr>
                <w:noProof/>
                <w:webHidden/>
              </w:rPr>
              <w:tab/>
              <w:fldChar w:fldCharType="begin"/>
              <w:instrText xml:space="preserve"> PAGEREF _Toc232147101 \h </w:instrText>
              <w:fldChar w:fldCharType="separate"/>
              <w:t>33</w:t>
              <w:fldChar w:fldCharType="end"/>
            </w:r>
          </w:hyperlink>
        </w:p>
        <w:p w14:paraId="7A045DD3" w14:textId="2E502D1F"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02" w:history="1">
            <w:r>
              <w:rPr>
                <w:rStyle w:val="Hipervnculo"/>
                <w:noProof/>
              </w:rPr>
              <w:t>7.2 Cómo se calcula</w:t>
            </w:r>
            <w:r>
              <w:rPr>
                <w:noProof/>
                <w:webHidden/>
              </w:rPr>
              <w:tab/>
              <w:fldChar w:fldCharType="begin"/>
              <w:instrText xml:space="preserve"> PAGEREF _Toc232147102 \h </w:instrText>
              <w:fldChar w:fldCharType="separate"/>
              <w:t>33</w:t>
              <w:fldChar w:fldCharType="end"/>
            </w:r>
          </w:hyperlink>
        </w:p>
        <w:p w14:paraId="14905666" w14:textId="27FF8B50"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03" w:history="1">
            <w:r>
              <w:rPr>
                <w:rStyle w:val="Hipervnculo"/>
                <w:noProof/>
              </w:rPr>
              <w:t>7.3 Por qué los nullifiers son privados</w:t>
            </w:r>
            <w:r>
              <w:rPr>
                <w:noProof/>
                <w:webHidden/>
              </w:rPr>
              <w:tab/>
              <w:fldChar w:fldCharType="begin"/>
              <w:instrText xml:space="preserve"> PAGEREF _Toc232147103 \h </w:instrText>
              <w:fldChar w:fldCharType="separate"/>
              <w:t>33</w:t>
              <w:fldChar w:fldCharType="end"/>
            </w:r>
          </w:hyperlink>
        </w:p>
        <w:p w14:paraId="004F4C84" w14:textId="65D277E7"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04" w:history="1">
            <w:r>
              <w:rPr>
                <w:rStyle w:val="Hipervnculo"/>
              </w:rPr>
              <w:t>8. Public commitments — verificabilidad sin correlación</w:t>
            </w:r>
            <w:r>
              <w:rPr>
                <w:webHidden/>
              </w:rPr>
              <w:tab/>
              <w:fldChar w:fldCharType="begin"/>
              <w:instrText xml:space="preserve"> PAGEREF _Toc232147104 \h </w:instrText>
              <w:fldChar w:fldCharType="separate"/>
              <w:t>35</w:t>
              <w:fldChar w:fldCharType="end"/>
            </w:r>
          </w:hyperlink>
        </w:p>
        <w:p w14:paraId="7D372609" w14:textId="27E12379"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05" w:history="1">
            <w:r>
              <w:rPr>
                <w:rStyle w:val="Hipervnculo"/>
                <w:noProof/>
              </w:rPr>
              <w:t>8.1 El dilema de la verificabilidad</w:t>
            </w:r>
            <w:r>
              <w:rPr>
                <w:noProof/>
                <w:webHidden/>
              </w:rPr>
              <w:tab/>
              <w:fldChar w:fldCharType="begin"/>
              <w:instrText xml:space="preserve"> PAGEREF _Toc232147105 \h </w:instrText>
              <w:fldChar w:fldCharType="separate"/>
              <w:t>35</w:t>
              <w:fldChar w:fldCharType="end"/>
            </w:r>
          </w:hyperlink>
        </w:p>
        <w:p w14:paraId="47BB2F6A" w14:textId="2FA3AC4E"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06" w:history="1">
            <w:r>
              <w:rPr>
                <w:rStyle w:val="Hipervnculo"/>
                <w:noProof/>
              </w:rPr>
              <w:t>8.2 Definición y propiedades</w:t>
            </w:r>
            <w:r>
              <w:rPr>
                <w:noProof/>
                <w:webHidden/>
              </w:rPr>
              <w:tab/>
              <w:fldChar w:fldCharType="begin"/>
              <w:instrText xml:space="preserve"> PAGEREF _Toc232147106 \h </w:instrText>
              <w:fldChar w:fldCharType="separate"/>
              <w:t>35</w:t>
              <w:fldChar w:fldCharType="end"/>
            </w:r>
          </w:hyperlink>
        </w:p>
        <w:p w14:paraId="7316DF61" w14:textId="252C40BD"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07" w:history="1">
            <w:r>
              <w:rPr>
                <w:rStyle w:val="Hipervnculo"/>
                <w:noProof/>
              </w:rPr>
              <w:t>8.3 Uso en la verificación de integridad</w:t>
            </w:r>
            <w:r>
              <w:rPr>
                <w:noProof/>
                <w:webHidden/>
              </w:rPr>
              <w:tab/>
              <w:fldChar w:fldCharType="begin"/>
              <w:instrText xml:space="preserve"> PAGEREF _Toc232147107 \h </w:instrText>
              <w:fldChar w:fldCharType="separate"/>
              <w:t>35</w:t>
              <w:fldChar w:fldCharType="end"/>
            </w:r>
          </w:hyperlink>
        </w:p>
        <w:p w14:paraId="4F847F54" w14:textId="2B349A61"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08" w:history="1">
            <w:r>
              <w:rPr>
                <w:rStyle w:val="Hipervnculo"/>
              </w:rPr>
              <w:t>9. Retención y eliminación de datos</w:t>
            </w:r>
            <w:r>
              <w:rPr>
                <w:webHidden/>
              </w:rPr>
              <w:tab/>
              <w:fldChar w:fldCharType="begin"/>
              <w:instrText xml:space="preserve"> PAGEREF _Toc232147108 \h </w:instrText>
              <w:fldChar w:fldCharType="separate"/>
              <w:t>37</w:t>
              <w:fldChar w:fldCharType="end"/>
            </w:r>
          </w:hyperlink>
        </w:p>
        <w:p w14:paraId="2915935B" w14:textId="2ABCA892"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09" w:history="1">
            <w:r>
              <w:rPr>
                <w:rStyle w:val="Hipervnculo"/>
                <w:noProof/>
              </w:rPr>
              <w:t>9.1 Datos que se conservan indefinidamente</w:t>
            </w:r>
            <w:r>
              <w:rPr>
                <w:noProof/>
                <w:webHidden/>
              </w:rPr>
              <w:tab/>
              <w:fldChar w:fldCharType="begin"/>
              <w:instrText xml:space="preserve"> PAGEREF _Toc232147109 \h </w:instrText>
              <w:fldChar w:fldCharType="separate"/>
              <w:t>37</w:t>
              <w:fldChar w:fldCharType="end"/>
            </w:r>
          </w:hyperlink>
        </w:p>
        <w:p w14:paraId="3BC2DBBB" w14:textId="4B56B182"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10" w:history="1">
            <w:r>
              <w:rPr>
                <w:rStyle w:val="Hipervnculo"/>
                <w:noProof/>
              </w:rPr>
              <w:t>9.2 Datos que se eliminan a los 90 días</w:t>
            </w:r>
            <w:r>
              <w:rPr>
                <w:noProof/>
                <w:webHidden/>
              </w:rPr>
              <w:tab/>
              <w:fldChar w:fldCharType="begin"/>
              <w:instrText xml:space="preserve"> PAGEREF _Toc232147110 \h </w:instrText>
              <w:fldChar w:fldCharType="separate"/>
              <w:t>37</w:t>
              <w:fldChar w:fldCharType="end"/>
            </w:r>
          </w:hyperlink>
        </w:p>
        <w:p w14:paraId="3D746E53" w14:textId="776CABE4"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11" w:history="1">
            <w:r>
              <w:rPr>
                <w:rStyle w:val="Hipervnculo"/>
                <w:noProof/>
              </w:rPr>
              <w:t>9.3 Datos de protección contra abuso</w:t>
            </w:r>
            <w:r>
              <w:rPr>
                <w:noProof/>
                <w:webHidden/>
              </w:rPr>
              <w:tab/>
              <w:fldChar w:fldCharType="begin"/>
              <w:instrText xml:space="preserve"> PAGEREF _Toc232147111 \h </w:instrText>
              <w:fldChar w:fldCharType="separate"/>
              <w:t>37</w:t>
              <w:fldChar w:fldCharType="end"/>
            </w:r>
          </w:hyperlink>
        </w:p>
        <w:p w14:paraId="36B93461" w14:textId="0D101EA8"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12" w:history="1">
            <w:r>
              <w:rPr>
                <w:rStyle w:val="Hipervnculo"/>
                <w:noProof/>
              </w:rPr>
              <w:t>9.4 Notificaciones push</w:t>
            </w:r>
            <w:r>
              <w:rPr>
                <w:noProof/>
                <w:webHidden/>
              </w:rPr>
              <w:tab/>
              <w:fldChar w:fldCharType="begin"/>
              <w:instrText xml:space="preserve"> PAGEREF _Toc232147112 \h </w:instrText>
              <w:fldChar w:fldCharType="separate"/>
              <w:t>38</w:t>
              <w:fldChar w:fldCharType="end"/>
            </w:r>
          </w:hyperlink>
        </w:p>
        <w:p w14:paraId="7A1B38FD" w14:textId="223ACC07"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13" w:history="1">
            <w:r>
              <w:rPr>
                <w:rStyle w:val="Hipervnculo"/>
              </w:rPr>
              <w:t>10. Limitaciones reales del pseudonimato</w:t>
            </w:r>
            <w:r>
              <w:rPr>
                <w:webHidden/>
              </w:rPr>
              <w:tab/>
              <w:fldChar w:fldCharType="begin"/>
              <w:instrText xml:space="preserve"> PAGEREF _Toc232147113 \h </w:instrText>
              <w:fldChar w:fldCharType="separate"/>
              <w:t>39</w:t>
              <w:fldChar w:fldCharType="end"/>
            </w:r>
          </w:hyperlink>
        </w:p>
        <w:p w14:paraId="01663441" w14:textId="79F8B374"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14" w:history="1">
            <w:r>
              <w:rPr>
                <w:rStyle w:val="Hipervnculo"/>
                <w:noProof/>
              </w:rPr>
              <w:t>10.1 Compromiso simultáneo del servidor y la base de datos</w:t>
            </w:r>
            <w:r>
              <w:rPr>
                <w:noProof/>
                <w:webHidden/>
              </w:rPr>
              <w:tab/>
              <w:fldChar w:fldCharType="begin"/>
              <w:instrText xml:space="preserve"> PAGEREF _Toc232147114 \h </w:instrText>
              <w:fldChar w:fldCharType="separate"/>
              <w:t>39</w:t>
              <w:fldChar w:fldCharType="end"/>
            </w:r>
          </w:hyperlink>
        </w:p>
        <w:p w14:paraId="48EF5C48" w14:textId="658B41BF"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15" w:history="1">
            <w:r>
              <w:rPr>
                <w:rStyle w:val="Hipervnculo"/>
                <w:noProof/>
              </w:rPr>
              <w:t>10.2 Órdenes judiciales a proveedores</w:t>
            </w:r>
            <w:r>
              <w:rPr>
                <w:noProof/>
                <w:webHidden/>
              </w:rPr>
              <w:tab/>
              <w:fldChar w:fldCharType="begin"/>
              <w:instrText xml:space="preserve"> PAGEREF _Toc232147115 \h </w:instrText>
              <w:fldChar w:fldCharType="separate"/>
              <w:t>39</w:t>
              <w:fldChar w:fldCharType="end"/>
            </w:r>
          </w:hyperlink>
        </w:p>
        <w:p w14:paraId="21B4189E" w14:textId="2A5E1602"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16" w:history="1">
            <w:r>
              <w:rPr>
                <w:rStyle w:val="Hipervnculo"/>
                <w:noProof/>
              </w:rPr>
              <w:t>10.3 Correlación con datos externos</w:t>
            </w:r>
            <w:r>
              <w:rPr>
                <w:noProof/>
                <w:webHidden/>
              </w:rPr>
              <w:tab/>
              <w:fldChar w:fldCharType="begin"/>
              <w:instrText xml:space="preserve"> PAGEREF _Toc232147116 \h </w:instrText>
              <w:fldChar w:fldCharType="separate"/>
              <w:t>39</w:t>
              <w:fldChar w:fldCharType="end"/>
            </w:r>
          </w:hyperlink>
        </w:p>
        <w:p w14:paraId="152117E7" w14:textId="0714FB91"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17" w:history="1">
            <w:r>
              <w:rPr>
                <w:rStyle w:val="Hipervnculo"/>
                <w:noProof/>
              </w:rPr>
              <w:t>10.4 Las notificaciones push como vector de identificación</w:t>
            </w:r>
            <w:r>
              <w:rPr>
                <w:noProof/>
                <w:webHidden/>
              </w:rPr>
              <w:tab/>
              <w:fldChar w:fldCharType="begin"/>
              <w:instrText xml:space="preserve"> PAGEREF _Toc232147117 \h </w:instrText>
              <w:fldChar w:fldCharType="separate"/>
              <w:t>39</w:t>
              <w:fldChar w:fldCharType="end"/>
            </w:r>
          </w:hyperlink>
        </w:p>
        <w:p w14:paraId="319EBCBB" w14:textId="64C7B1CE" w:rsidR="007B6BFE" w:rsidRDefault="007B6BFE">
          <w:pPr>
            <w:pStyle w:val="TDC1"/>
          </w:pPr>
          <w:hyperlink w:anchor="_Toc232147118" w:history="1">
            <w:r>
              <w:rPr>
                <w:rStyle w:val="Hipervnculo"/>
              </w:rPr>
              <w:t>11. Dependencia de terceros</w:t>
            </w:r>
            <w:r>
              <w:rPr>
                <w:webHidden/>
              </w:rPr>
              <w:tab/>
              <w:fldChar w:fldCharType="begin"/>
              <w:instrText xml:space="preserve"> PAGEREF _Toc232147118 \h </w:instrText>
              <w:fldChar w:fldCharType="separate"/>
              <w:t>41</w:t>
              <w:fldChar w:fldCharType="end"/>
            </w:r>
          </w:hyperlink>
        </w:p>
        <w:p w14:paraId="791EE08B" w14:textId="77777777" w:rsidR="009A40DF" w:rsidRPr="009A40DF" w:rsidRDefault="009A40DF" w:rsidP="009A40DF"/>
        <w:p w14:paraId="31BB142C" w14:textId="158D46FD"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19" w:history="1">
            <w:r>
              <w:rPr>
                <w:rStyle w:val="Hipervnculo"/>
              </w:rPr>
              <w:t>PARTE IV — MANUAL DEL CONVOCANTE</w:t>
            </w:r>
            <w:r>
              <w:rPr>
                <w:webHidden/>
              </w:rPr>
              <w:tab/>
              <w:fldChar w:fldCharType="begin"/>
              <w:instrText xml:space="preserve"> PAGEREF _Toc232147119 \h </w:instrText>
              <w:fldChar w:fldCharType="separate"/>
              <w:t>42</w:t>
              <w:fldChar w:fldCharType="end"/>
            </w:r>
          </w:hyperlink>
        </w:p>
        <w:p w14:paraId="7101A556" w14:textId="71D12D5C"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20" w:history="1">
            <w:r>
              <w:rPr>
                <w:rStyle w:val="Hipervnculo"/>
              </w:rPr>
              <w:t>Introducción</w:t>
            </w:r>
            <w:r>
              <w:rPr>
                <w:webHidden/>
              </w:rPr>
              <w:tab/>
              <w:fldChar w:fldCharType="begin"/>
              <w:instrText xml:space="preserve"> PAGEREF _Toc232147120 \h </w:instrText>
              <w:fldChar w:fldCharType="separate"/>
              <w:t>42</w:t>
              <w:fldChar w:fldCharType="end"/>
            </w:r>
          </w:hyperlink>
        </w:p>
        <w:p w14:paraId="6730CDC6" w14:textId="49B88211"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21" w:history="1">
            <w:r>
              <w:rPr>
                <w:rStyle w:val="Hipervnculo"/>
              </w:rPr>
              <w:t>1. Antes de crear una convocatoria</w:t>
            </w:r>
            <w:r>
              <w:rPr>
                <w:webHidden/>
              </w:rPr>
              <w:tab/>
              <w:fldChar w:fldCharType="begin"/>
              <w:instrText xml:space="preserve"> PAGEREF _Toc232147121 \h </w:instrText>
              <w:fldChar w:fldCharType="separate"/>
              <w:t>43</w:t>
              <w:fldChar w:fldCharType="end"/>
            </w:r>
          </w:hyperlink>
        </w:p>
        <w:p w14:paraId="565316BF" w14:textId="4E4311E0"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22" w:history="1">
            <w:r>
              <w:rPr>
                <w:rStyle w:val="Hipervnculo"/>
                <w:noProof/>
              </w:rPr>
              <w:t>1.1 ¿Puede Voice Protest ayudarme?</w:t>
            </w:r>
            <w:r>
              <w:rPr>
                <w:noProof/>
                <w:webHidden/>
              </w:rPr>
              <w:tab/>
              <w:fldChar w:fldCharType="begin"/>
              <w:instrText xml:space="preserve"> PAGEREF _Toc232147122 \h </w:instrText>
              <w:fldChar w:fldCharType="separate"/>
              <w:t>43</w:t>
              <w:fldChar w:fldCharType="end"/>
            </w:r>
          </w:hyperlink>
        </w:p>
        <w:p w14:paraId="4C9C73DB" w14:textId="0698AA2B"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23" w:history="1">
            <w:r>
              <w:rPr>
                <w:rStyle w:val="Hipervnculo"/>
                <w:noProof/>
              </w:rPr>
              <w:t>1.2 Qué necesitas tener preparado</w:t>
            </w:r>
            <w:r>
              <w:rPr>
                <w:noProof/>
                <w:webHidden/>
              </w:rPr>
              <w:tab/>
              <w:fldChar w:fldCharType="begin"/>
              <w:instrText xml:space="preserve"> PAGEREF _Toc232147123 \h </w:instrText>
              <w:fldChar w:fldCharType="separate"/>
              <w:t>43</w:t>
              <w:fldChar w:fldCharType="end"/>
            </w:r>
          </w:hyperlink>
        </w:p>
        <w:p w14:paraId="29156390" w14:textId="04C25AA6"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24" w:history="1">
            <w:r>
              <w:rPr>
                <w:rStyle w:val="Hipervnculo"/>
              </w:rPr>
              <w:t>2. Elegir el tipo de convocatoria correcto</w:t>
            </w:r>
            <w:r>
              <w:rPr>
                <w:webHidden/>
              </w:rPr>
              <w:tab/>
              <w:fldChar w:fldCharType="begin"/>
              <w:instrText xml:space="preserve"> PAGEREF _Toc232147124 \h </w:instrText>
              <w:fldChar w:fldCharType="separate"/>
              <w:t>44</w:t>
              <w:fldChar w:fldCharType="end"/>
            </w:r>
          </w:hyperlink>
        </w:p>
        <w:p w14:paraId="34995E56" w14:textId="6D7C7AFF"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25" w:history="1">
            <w:r>
              <w:rPr>
                <w:rStyle w:val="Hipervnculo"/>
                <w:noProof/>
              </w:rPr>
              <w:t>2.1 Cuándo usar el tipo Nacional</w:t>
            </w:r>
            <w:r>
              <w:rPr>
                <w:noProof/>
                <w:webHidden/>
              </w:rPr>
              <w:tab/>
              <w:fldChar w:fldCharType="begin"/>
              <w:instrText xml:space="preserve"> PAGEREF _Toc232147125 \h </w:instrText>
              <w:fldChar w:fldCharType="separate"/>
              <w:t>44</w:t>
              <w:fldChar w:fldCharType="end"/>
            </w:r>
          </w:hyperlink>
        </w:p>
        <w:p w14:paraId="7AC4C69B" w14:textId="749D2B45"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26" w:history="1">
            <w:r>
              <w:rPr>
                <w:rStyle w:val="Hipervnculo"/>
                <w:noProof/>
              </w:rPr>
              <w:t>2.2 Cuándo usar el tipo Regional</w:t>
            </w:r>
            <w:r>
              <w:rPr>
                <w:noProof/>
                <w:webHidden/>
              </w:rPr>
              <w:tab/>
              <w:fldChar w:fldCharType="begin"/>
              <w:instrText xml:space="preserve"> PAGEREF _Toc232147126 \h </w:instrText>
              <w:fldChar w:fldCharType="separate"/>
              <w:t>45</w:t>
              <w:fldChar w:fldCharType="end"/>
            </w:r>
          </w:hyperlink>
        </w:p>
        <w:p w14:paraId="6A041F71" w14:textId="15DB2FD1"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27" w:history="1">
            <w:r>
              <w:rPr>
                <w:rStyle w:val="Hipervnculo"/>
                <w:noProof/>
              </w:rPr>
              <w:t>2.3 Modos de participación en convocatorias con dominio institucional</w:t>
            </w:r>
            <w:r>
              <w:rPr>
                <w:noProof/>
                <w:webHidden/>
              </w:rPr>
              <w:tab/>
              <w:fldChar w:fldCharType="begin"/>
              <w:instrText xml:space="preserve"> PAGEREF _Toc232147127 \h </w:instrText>
              <w:fldChar w:fldCharType="separate"/>
              <w:t>45</w:t>
              <w:fldChar w:fldCharType="end"/>
            </w:r>
          </w:hyperlink>
        </w:p>
        <w:p w14:paraId="3B372B10" w14:textId="0D4728BE"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28" w:history="1">
            <w:r>
              <w:rPr>
                <w:rStyle w:val="Hipervnculo"/>
                <w:noProof/>
              </w:rPr>
              <w:t>Modo A — La institución entera</w:t>
            </w:r>
            <w:r>
              <w:rPr>
                <w:noProof/>
                <w:webHidden/>
              </w:rPr>
              <w:tab/>
              <w:fldChar w:fldCharType="begin"/>
              <w:instrText xml:space="preserve"> PAGEREF _Toc232147128 \h </w:instrText>
              <w:fldChar w:fldCharType="separate"/>
              <w:t>45</w:t>
              <w:fldChar w:fldCharType="end"/>
            </w:r>
          </w:hyperlink>
        </w:p>
        <w:p w14:paraId="4E7BC5B3" w14:textId="62EF4513"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29" w:history="1">
            <w:r>
              <w:rPr>
                <w:rStyle w:val="Hipervnculo"/>
                <w:noProof/>
              </w:rPr>
              <w:t>Modo B — Un departamento o grupo específico — Sistema de censo dinámico</w:t>
            </w:r>
            <w:r>
              <w:rPr>
                <w:noProof/>
                <w:webHidden/>
              </w:rPr>
              <w:tab/>
              <w:fldChar w:fldCharType="begin"/>
              <w:instrText xml:space="preserve"> PAGEREF _Toc232147129 \h </w:instrText>
              <w:fldChar w:fldCharType="separate"/>
              <w:t>46</w:t>
              <w:fldChar w:fldCharType="end"/>
            </w:r>
          </w:hyperlink>
        </w:p>
        <w:p w14:paraId="7D5C4967" w14:textId="175B708E"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30" w:history="1">
            <w:r>
              <w:rPr>
                <w:rStyle w:val="Hipervnculo"/>
                <w:noProof/>
              </w:rPr>
              <w:t>2.4 El sistema de censo dinámico (Modo B)</w:t>
            </w:r>
            <w:r>
              <w:rPr>
                <w:noProof/>
                <w:webHidden/>
              </w:rPr>
              <w:tab/>
              <w:fldChar w:fldCharType="begin"/>
              <w:instrText xml:space="preserve"> PAGEREF _Toc232147130 \h </w:instrText>
              <w:fldChar w:fldCharType="separate"/>
              <w:t>46</w:t>
              <w:fldChar w:fldCharType="end"/>
            </w:r>
          </w:hyperlink>
        </w:p>
        <w:p w14:paraId="5878EB67" w14:textId="6B1B8B5C"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31" w:history="1">
            <w:r>
              <w:rPr>
                <w:rStyle w:val="Hipervnculo"/>
                <w:noProof/>
              </w:rPr>
              <w:t>El nodo génesis — wave 0</w:t>
            </w:r>
            <w:r>
              <w:rPr>
                <w:noProof/>
                <w:webHidden/>
              </w:rPr>
              <w:tab/>
              <w:fldChar w:fldCharType="begin"/>
              <w:instrText xml:space="preserve"> PAGEREF _Toc232147131 \h </w:instrText>
              <w:fldChar w:fldCharType="separate"/>
              <w:t>46</w:t>
              <w:fldChar w:fldCharType="end"/>
            </w:r>
          </w:hyperlink>
        </w:p>
        <w:p w14:paraId="31EBB958" w14:textId="0F85046E"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32" w:history="1">
            <w:r>
              <w:rPr>
                <w:rStyle w:val="Hipervnculo"/>
                <w:noProof/>
              </w:rPr>
              <w:t>Wave 1 — Invitados directamente por el génesis</w:t>
            </w:r>
            <w:r>
              <w:rPr>
                <w:noProof/>
                <w:webHidden/>
              </w:rPr>
              <w:tab/>
              <w:fldChar w:fldCharType="begin"/>
              <w:instrText xml:space="preserve"> PAGEREF _Toc232147132 \h </w:instrText>
              <w:fldChar w:fldCharType="separate"/>
              <w:t>46</w:t>
              <w:fldChar w:fldCharType="end"/>
            </w:r>
          </w:hyperlink>
        </w:p>
        <w:p w14:paraId="3B32202A" w14:textId="289FF6AA"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33" w:history="1">
            <w:r>
              <w:rPr>
                <w:rStyle w:val="Hipervnculo"/>
                <w:noProof/>
              </w:rPr>
              <w:t>Wave 2 y siguientes — Avales necesarios</w:t>
            </w:r>
            <w:r>
              <w:rPr>
                <w:noProof/>
                <w:webHidden/>
              </w:rPr>
              <w:tab/>
              <w:fldChar w:fldCharType="begin"/>
              <w:instrText xml:space="preserve"> PAGEREF _Toc232147133 \h </w:instrText>
              <w:fldChar w:fldCharType="separate"/>
              <w:t>46</w:t>
              <w:fldChar w:fldCharType="end"/>
            </w:r>
          </w:hyperlink>
        </w:p>
        <w:p w14:paraId="0D08B1C5" w14:textId="2D1CF459"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34" w:history="1">
            <w:r>
              <w:rPr>
                <w:rStyle w:val="Hipervnculo"/>
                <w:noProof/>
              </w:rPr>
              <w:t>Propiedades de los links de invitación</w:t>
            </w:r>
            <w:r>
              <w:rPr>
                <w:noProof/>
                <w:webHidden/>
              </w:rPr>
              <w:tab/>
              <w:fldChar w:fldCharType="begin"/>
              <w:instrText xml:space="preserve"> PAGEREF _Toc232147134 \h </w:instrText>
              <w:fldChar w:fldCharType="separate"/>
              <w:t>47</w:t>
              <w:fldChar w:fldCharType="end"/>
            </w:r>
          </w:hyperlink>
        </w:p>
        <w:p w14:paraId="2198831F" w14:textId="2A801CBC"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35" w:history="1">
            <w:r>
              <w:rPr>
                <w:rStyle w:val="Hipervnculo"/>
                <w:noProof/>
              </w:rPr>
              <w:t>La pantalla Mi Grupo</w:t>
            </w:r>
            <w:r>
              <w:rPr>
                <w:noProof/>
                <w:webHidden/>
              </w:rPr>
              <w:tab/>
              <w:fldChar w:fldCharType="begin"/>
              <w:instrText xml:space="preserve"> PAGEREF _Toc232147135 \h </w:instrText>
              <w:fldChar w:fldCharType="separate"/>
              <w:t>47</w:t>
              <w:fldChar w:fldCharType="end"/>
            </w:r>
          </w:hyperlink>
        </w:p>
        <w:p w14:paraId="72EB0AB5" w14:textId="61E3B6A7"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36" w:history="1">
            <w:r>
              <w:rPr>
                <w:rStyle w:val="Hipervnculo"/>
                <w:noProof/>
              </w:rPr>
              <w:t>2.5 Cuándo usar el tipo Global</w:t>
            </w:r>
            <w:r>
              <w:rPr>
                <w:noProof/>
                <w:webHidden/>
              </w:rPr>
              <w:tab/>
              <w:fldChar w:fldCharType="begin"/>
              <w:instrText xml:space="preserve"> PAGEREF _Toc232147136 \h </w:instrText>
              <w:fldChar w:fldCharType="separate"/>
              <w:t>47</w:t>
              <w:fldChar w:fldCharType="end"/>
            </w:r>
          </w:hyperlink>
        </w:p>
        <w:p w14:paraId="3E06C8C6" w14:textId="5A8F8FCB"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37" w:history="1">
            <w:r>
              <w:rPr>
                <w:rStyle w:val="Hipervnculo"/>
              </w:rPr>
              <w:t>3. Crear la convocatoria paso a paso</w:t>
            </w:r>
            <w:r>
              <w:rPr>
                <w:webHidden/>
              </w:rPr>
              <w:tab/>
              <w:fldChar w:fldCharType="begin"/>
              <w:instrText xml:space="preserve"> PAGEREF _Toc232147137 \h </w:instrText>
              <w:fldChar w:fldCharType="separate"/>
              <w:t>48</w:t>
              <w:fldChar w:fldCharType="end"/>
            </w:r>
          </w:hyperlink>
        </w:p>
        <w:p w14:paraId="25513A0F" w14:textId="30C508C0"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38" w:history="1">
            <w:r>
              <w:rPr>
                <w:rStyle w:val="Hipervnculo"/>
                <w:noProof/>
              </w:rPr>
              <w:t>3.1 El formulario de creación — campo por campo</w:t>
            </w:r>
            <w:r>
              <w:rPr>
                <w:noProof/>
                <w:webHidden/>
              </w:rPr>
              <w:tab/>
              <w:fldChar w:fldCharType="begin"/>
              <w:instrText xml:space="preserve"> PAGEREF _Toc232147138 \h </w:instrText>
              <w:fldChar w:fldCharType="separate"/>
              <w:t>48</w:t>
              <w:fldChar w:fldCharType="end"/>
            </w:r>
          </w:hyperlink>
        </w:p>
        <w:p w14:paraId="382D1B08" w14:textId="5BF3F184"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39" w:history="1">
            <w:r>
              <w:rPr>
                <w:rStyle w:val="Hipervnculo"/>
                <w:noProof/>
              </w:rPr>
              <w:t>Título</w:t>
            </w:r>
            <w:r>
              <w:rPr>
                <w:noProof/>
                <w:webHidden/>
              </w:rPr>
              <w:tab/>
              <w:fldChar w:fldCharType="begin"/>
              <w:instrText xml:space="preserve"> PAGEREF _Toc232147139 \h </w:instrText>
              <w:fldChar w:fldCharType="separate"/>
              <w:t>48</w:t>
              <w:fldChar w:fldCharType="end"/>
            </w:r>
          </w:hyperlink>
        </w:p>
        <w:p w14:paraId="3572C39F" w14:textId="695DE809"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40" w:history="1">
            <w:r>
              <w:rPr>
                <w:rStyle w:val="Hipervnculo"/>
                <w:noProof/>
              </w:rPr>
              <w:t>Descripción</w:t>
            </w:r>
            <w:r>
              <w:rPr>
                <w:noProof/>
                <w:webHidden/>
              </w:rPr>
              <w:tab/>
              <w:fldChar w:fldCharType="begin"/>
              <w:instrText xml:space="preserve"> PAGEREF _Toc232147140 \h </w:instrText>
              <w:fldChar w:fldCharType="separate"/>
              <w:t>48</w:t>
              <w:fldChar w:fldCharType="end"/>
            </w:r>
          </w:hyperlink>
        </w:p>
        <w:p w14:paraId="0EC769B4" w14:textId="34E24F69"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41" w:history="1">
            <w:r>
              <w:rPr>
                <w:rStyle w:val="Hipervnculo"/>
                <w:noProof/>
              </w:rPr>
              <w:t>Demandas</w:t>
            </w:r>
            <w:r>
              <w:rPr>
                <w:noProof/>
                <w:webHidden/>
              </w:rPr>
              <w:tab/>
              <w:fldChar w:fldCharType="begin"/>
              <w:instrText xml:space="preserve"> PAGEREF _Toc232147141 \h </w:instrText>
              <w:fldChar w:fldCharType="separate"/>
              <w:t>48</w:t>
              <w:fldChar w:fldCharType="end"/>
            </w:r>
          </w:hyperlink>
        </w:p>
        <w:p w14:paraId="132EE80C" w14:textId="3B265AB5"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42" w:history="1">
            <w:r>
              <w:rPr>
                <w:rStyle w:val="Hipervnculo"/>
                <w:noProof/>
              </w:rPr>
              <w:t>Tipo de convocatoria</w:t>
            </w:r>
            <w:r>
              <w:rPr>
                <w:noProof/>
                <w:webHidden/>
              </w:rPr>
              <w:tab/>
              <w:fldChar w:fldCharType="begin"/>
              <w:instrText xml:space="preserve"> PAGEREF _Toc232147142 \h </w:instrText>
              <w:fldChar w:fldCharType="separate"/>
              <w:t>48</w:t>
              <w:fldChar w:fldCharType="end"/>
            </w:r>
          </w:hyperlink>
        </w:p>
        <w:p w14:paraId="0988DD0B" w14:textId="4C311A4A"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43" w:history="1">
            <w:r>
              <w:rPr>
                <w:rStyle w:val="Hipervnculo"/>
                <w:noProof/>
              </w:rPr>
              <w:t>País (Nacional y Local/Regional)</w:t>
            </w:r>
            <w:r>
              <w:rPr>
                <w:noProof/>
                <w:webHidden/>
              </w:rPr>
              <w:tab/>
              <w:fldChar w:fldCharType="begin"/>
              <w:instrText xml:space="preserve"> PAGEREF _Toc232147143 \h </w:instrText>
              <w:fldChar w:fldCharType="separate"/>
              <w:t>48</w:t>
              <w:fldChar w:fldCharType="end"/>
            </w:r>
          </w:hyperlink>
        </w:p>
        <w:p w14:paraId="6294A9D0" w14:textId="7C75FFA1"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44" w:history="1">
            <w:r>
              <w:rPr>
                <w:rStyle w:val="Hipervnculo"/>
                <w:noProof/>
              </w:rPr>
              <w:t>Región (Local/Regional)</w:t>
            </w:r>
            <w:r>
              <w:rPr>
                <w:noProof/>
                <w:webHidden/>
              </w:rPr>
              <w:tab/>
              <w:fldChar w:fldCharType="begin"/>
              <w:instrText xml:space="preserve"> PAGEREF _Toc232147144 \h </w:instrText>
              <w:fldChar w:fldCharType="separate"/>
              <w:t>49</w:t>
              <w:fldChar w:fldCharType="end"/>
            </w:r>
          </w:hyperlink>
        </w:p>
        <w:p w14:paraId="7C4380F4" w14:textId="1196EBB0"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45" w:history="1">
            <w:r>
              <w:rPr>
                <w:rStyle w:val="Hipervnculo"/>
                <w:noProof/>
              </w:rPr>
              <w:t>Institución (opcional, Local/Regional)</w:t>
            </w:r>
            <w:r>
              <w:rPr>
                <w:noProof/>
                <w:webHidden/>
              </w:rPr>
              <w:tab/>
              <w:fldChar w:fldCharType="begin"/>
              <w:instrText xml:space="preserve"> PAGEREF _Toc232147145 \h </w:instrText>
              <w:fldChar w:fldCharType="separate"/>
              <w:t>49</w:t>
              <w:fldChar w:fldCharType="end"/>
            </w:r>
          </w:hyperlink>
        </w:p>
        <w:p w14:paraId="44B6FC2A" w14:textId="5748E538"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46" w:history="1">
            <w:r>
              <w:rPr>
                <w:rStyle w:val="Hipervnculo"/>
                <w:noProof/>
              </w:rPr>
              <w:t>Dominio de email (opcional, aparece si se ha rellenado Institución)</w:t>
            </w:r>
            <w:r>
              <w:rPr>
                <w:noProof/>
                <w:webHidden/>
              </w:rPr>
              <w:tab/>
              <w:fldChar w:fldCharType="begin"/>
              <w:instrText xml:space="preserve"> PAGEREF _Toc232147146 \h </w:instrText>
              <w:fldChar w:fldCharType="separate"/>
              <w:t>49</w:t>
              <w:fldChar w:fldCharType="end"/>
            </w:r>
          </w:hyperlink>
        </w:p>
        <w:p w14:paraId="3AF4A3E9" w14:textId="4EC4BECE"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47" w:history="1">
            <w:r>
              <w:rPr>
                <w:rStyle w:val="Hipervnculo"/>
                <w:noProof/>
              </w:rPr>
              <w:t>Modo de participación (aparece si se ha configurado dominio de email)</w:t>
            </w:r>
            <w:r>
              <w:rPr>
                <w:noProof/>
                <w:webHidden/>
              </w:rPr>
              <w:tab/>
              <w:fldChar w:fldCharType="begin"/>
              <w:instrText xml:space="preserve"> PAGEREF _Toc232147147 \h </w:instrText>
              <w:fldChar w:fldCharType="separate"/>
              <w:t>49</w:t>
              <w:fldChar w:fldCharType="end"/>
            </w:r>
          </w:hyperlink>
        </w:p>
        <w:p w14:paraId="5640F484" w14:textId="519C2A14"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48" w:history="1">
            <w:r>
              <w:rPr>
                <w:rStyle w:val="Hipervnculo"/>
                <w:noProof/>
              </w:rPr>
              <w:t>Institución destinataria / Focal point</w:t>
            </w:r>
            <w:r>
              <w:rPr>
                <w:noProof/>
                <w:webHidden/>
              </w:rPr>
              <w:tab/>
              <w:fldChar w:fldCharType="begin"/>
              <w:instrText xml:space="preserve"> PAGEREF _Toc232147148 \h </w:instrText>
              <w:fldChar w:fldCharType="separate"/>
              <w:t>49</w:t>
              <w:fldChar w:fldCharType="end"/>
            </w:r>
          </w:hyperlink>
        </w:p>
        <w:p w14:paraId="14F141C0" w14:textId="02288423"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49" w:history="1">
            <w:r>
              <w:rPr>
                <w:rStyle w:val="Hipervnculo"/>
                <w:noProof/>
              </w:rPr>
              <w:t>Categoría</w:t>
            </w:r>
            <w:r>
              <w:rPr>
                <w:noProof/>
                <w:webHidden/>
              </w:rPr>
              <w:tab/>
              <w:fldChar w:fldCharType="begin"/>
              <w:instrText xml:space="preserve"> PAGEREF _Toc232147149 \h </w:instrText>
              <w:fldChar w:fldCharType="separate"/>
              <w:t>49</w:t>
              <w:fldChar w:fldCharType="end"/>
            </w:r>
          </w:hyperlink>
        </w:p>
        <w:p w14:paraId="06741568" w14:textId="2EC65A23"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50" w:history="1">
            <w:r>
              <w:rPr>
                <w:rStyle w:val="Hipervnculo"/>
                <w:noProof/>
              </w:rPr>
              <w:t>Fuente documental</w:t>
            </w:r>
            <w:r>
              <w:rPr>
                <w:noProof/>
                <w:webHidden/>
              </w:rPr>
              <w:tab/>
              <w:fldChar w:fldCharType="begin"/>
              <w:instrText xml:space="preserve"> PAGEREF _Toc232147150 \h </w:instrText>
              <w:fldChar w:fldCharType="separate"/>
              <w:t>49</w:t>
              <w:fldChar w:fldCharType="end"/>
            </w:r>
          </w:hyperlink>
        </w:p>
        <w:p w14:paraId="2E65E22B" w14:textId="6CDE8483"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51" w:history="1">
            <w:r>
              <w:rPr>
                <w:rStyle w:val="Hipervnculo"/>
                <w:noProof/>
              </w:rPr>
              <w:t>Fecha de inicio</w:t>
            </w:r>
            <w:r>
              <w:rPr>
                <w:noProof/>
                <w:webHidden/>
              </w:rPr>
              <w:tab/>
              <w:fldChar w:fldCharType="begin"/>
              <w:instrText xml:space="preserve"> PAGEREF _Toc232147151 \h </w:instrText>
              <w:fldChar w:fldCharType="separate"/>
              <w:t>50</w:t>
              <w:fldChar w:fldCharType="end"/>
            </w:r>
          </w:hyperlink>
        </w:p>
        <w:p w14:paraId="15A2459E" w14:textId="07CE2FD8"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152" w:history="1">
            <w:r>
              <w:rPr>
                <w:rStyle w:val="Hipervnculo"/>
                <w:noProof/>
              </w:rPr>
              <w:t>Nivel de riesgo</w:t>
            </w:r>
            <w:r>
              <w:rPr>
                <w:noProof/>
                <w:webHidden/>
              </w:rPr>
              <w:tab/>
              <w:fldChar w:fldCharType="begin"/>
              <w:instrText xml:space="preserve"> PAGEREF _Toc232147152 \h </w:instrText>
              <w:fldChar w:fldCharType="separate"/>
              <w:t>50</w:t>
              <w:fldChar w:fldCharType="end"/>
            </w:r>
          </w:hyperlink>
        </w:p>
        <w:p w14:paraId="0D558882" w14:textId="17473718"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53" w:history="1">
            <w:r>
              <w:rPr>
                <w:rStyle w:val="Hipervnculo"/>
              </w:rPr>
              <w:t>4. Financiar la convocatoria</w:t>
            </w:r>
            <w:r>
              <w:rPr>
                <w:webHidden/>
              </w:rPr>
              <w:tab/>
              <w:fldChar w:fldCharType="begin"/>
              <w:instrText xml:space="preserve"> PAGEREF _Toc232147153 \h </w:instrText>
              <w:fldChar w:fldCharType="separate"/>
              <w:t>51</w:t>
              <w:fldChar w:fldCharType="end"/>
            </w:r>
          </w:hyperlink>
        </w:p>
        <w:p w14:paraId="256288FE" w14:textId="4267D153"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54" w:history="1">
            <w:r>
              <w:rPr>
                <w:rStyle w:val="Hipervnculo"/>
                <w:noProof/>
              </w:rPr>
              <w:t>4.1 Cuánto saldo necesitas</w:t>
            </w:r>
            <w:r>
              <w:rPr>
                <w:noProof/>
                <w:webHidden/>
              </w:rPr>
              <w:tab/>
              <w:fldChar w:fldCharType="begin"/>
              <w:instrText xml:space="preserve"> PAGEREF _Toc232147154 \h </w:instrText>
              <w:fldChar w:fldCharType="separate"/>
              <w:t>51</w:t>
              <w:fldChar w:fldCharType="end"/>
            </w:r>
          </w:hyperlink>
        </w:p>
        <w:p w14:paraId="502E40BA" w14:textId="693140AA"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55" w:history="1">
            <w:r>
              <w:rPr>
                <w:rStyle w:val="Hipervnculo"/>
                <w:noProof/>
              </w:rPr>
              <w:t>4.2 Cómo añadir saldo</w:t>
            </w:r>
            <w:r>
              <w:rPr>
                <w:noProof/>
                <w:webHidden/>
              </w:rPr>
              <w:tab/>
              <w:fldChar w:fldCharType="begin"/>
              <w:instrText xml:space="preserve"> PAGEREF _Toc232147155 \h </w:instrText>
              <w:fldChar w:fldCharType="separate"/>
              <w:t>51</w:t>
              <w:fldChar w:fldCharType="end"/>
            </w:r>
          </w:hyperlink>
        </w:p>
        <w:p w14:paraId="19761237" w14:textId="5D417B42"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56" w:history="1">
            <w:r>
              <w:rPr>
                <w:rStyle w:val="Hipervnculo"/>
                <w:noProof/>
              </w:rPr>
              <w:t>4.3 Qué ocurre con el saldo no utilizado</w:t>
            </w:r>
            <w:r>
              <w:rPr>
                <w:noProof/>
                <w:webHidden/>
              </w:rPr>
              <w:tab/>
              <w:fldChar w:fldCharType="begin"/>
              <w:instrText xml:space="preserve"> PAGEREF _Toc232147156 \h </w:instrText>
              <w:fldChar w:fldCharType="separate"/>
              <w:t>51</w:t>
              <w:fldChar w:fldCharType="end"/>
            </w:r>
          </w:hyperlink>
        </w:p>
        <w:p w14:paraId="61A57802" w14:textId="2CA346D3"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57" w:history="1">
            <w:r>
              <w:rPr>
                <w:rStyle w:val="Hipervnculo"/>
              </w:rPr>
              <w:t>5. Difundir la convocatoria</w:t>
            </w:r>
            <w:r>
              <w:rPr>
                <w:webHidden/>
              </w:rPr>
              <w:tab/>
              <w:fldChar w:fldCharType="begin"/>
              <w:instrText xml:space="preserve"> PAGEREF _Toc232147157 \h </w:instrText>
              <w:fldChar w:fldCharType="separate"/>
              <w:t>52</w:t>
              <w:fldChar w:fldCharType="end"/>
            </w:r>
          </w:hyperlink>
        </w:p>
        <w:p w14:paraId="23F9CF20" w14:textId="63FD2CB2"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58" w:history="1">
            <w:r>
              <w:rPr>
                <w:rStyle w:val="Hipervnculo"/>
                <w:noProof/>
              </w:rPr>
              <w:t>5.1 El enlace directo</w:t>
            </w:r>
            <w:r>
              <w:rPr>
                <w:noProof/>
                <w:webHidden/>
              </w:rPr>
              <w:tab/>
              <w:fldChar w:fldCharType="begin"/>
              <w:instrText xml:space="preserve"> PAGEREF _Toc232147158 \h </w:instrText>
              <w:fldChar w:fldCharType="separate"/>
              <w:t>52</w:t>
              <w:fldChar w:fldCharType="end"/>
            </w:r>
          </w:hyperlink>
        </w:p>
        <w:p w14:paraId="418BD5C4" w14:textId="178EEA6C"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59" w:history="1">
            <w:r>
              <w:rPr>
                <w:rStyle w:val="Hipervnculo"/>
                <w:noProof/>
              </w:rPr>
              <w:t>5.2 El widget embebible</w:t>
            </w:r>
            <w:r>
              <w:rPr>
                <w:noProof/>
                <w:webHidden/>
              </w:rPr>
              <w:tab/>
              <w:fldChar w:fldCharType="begin"/>
              <w:instrText xml:space="preserve"> PAGEREF _Toc232147159 \h </w:instrText>
              <w:fldChar w:fldCharType="separate"/>
              <w:t>52</w:t>
              <w:fldChar w:fldCharType="end"/>
            </w:r>
          </w:hyperlink>
        </w:p>
        <w:p w14:paraId="2C94A38F" w14:textId="59B939CB"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60" w:history="1">
            <w:r>
              <w:rPr>
                <w:rStyle w:val="Hipervnculo"/>
                <w:noProof/>
              </w:rPr>
              <w:t>5.3 El informe público en tiempo real</w:t>
            </w:r>
            <w:r>
              <w:rPr>
                <w:noProof/>
                <w:webHidden/>
              </w:rPr>
              <w:tab/>
              <w:fldChar w:fldCharType="begin"/>
              <w:instrText xml:space="preserve"> PAGEREF _Toc232147160 \h </w:instrText>
              <w:fldChar w:fldCharType="separate"/>
              <w:t>52</w:t>
              <w:fldChar w:fldCharType="end"/>
            </w:r>
          </w:hyperlink>
        </w:p>
        <w:p w14:paraId="5D53793E" w14:textId="22A12FDE"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61" w:history="1">
            <w:r>
              <w:rPr>
                <w:rStyle w:val="Hipervnculo"/>
                <w:noProof/>
              </w:rPr>
              <w:t>5.4 Recomendaciones de comunicación</w:t>
            </w:r>
            <w:r>
              <w:rPr>
                <w:noProof/>
                <w:webHidden/>
              </w:rPr>
              <w:tab/>
              <w:fldChar w:fldCharType="begin"/>
              <w:instrText xml:space="preserve"> PAGEREF _Toc232147161 \h </w:instrText>
              <w:fldChar w:fldCharType="separate"/>
              <w:t>52</w:t>
              <w:fldChar w:fldCharType="end"/>
            </w:r>
          </w:hyperlink>
        </w:p>
        <w:p w14:paraId="665F269F" w14:textId="11E37920"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62" w:history="1">
            <w:r>
              <w:rPr>
                <w:rStyle w:val="Hipervnculo"/>
              </w:rPr>
              <w:t>6. Gestionar una convocatoria activa</w:t>
            </w:r>
            <w:r>
              <w:rPr>
                <w:webHidden/>
              </w:rPr>
              <w:tab/>
              <w:fldChar w:fldCharType="begin"/>
              <w:instrText xml:space="preserve"> PAGEREF _Toc232147162 \h </w:instrText>
              <w:fldChar w:fldCharType="separate"/>
              <w:t>53</w:t>
              <w:fldChar w:fldCharType="end"/>
            </w:r>
          </w:hyperlink>
        </w:p>
        <w:p w14:paraId="6B599F90" w14:textId="4AE1AA61"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63" w:history="1">
            <w:r>
              <w:rPr>
                <w:rStyle w:val="Hipervnculo"/>
                <w:noProof/>
              </w:rPr>
              <w:t>6.1 El panel de información</w:t>
            </w:r>
            <w:r>
              <w:rPr>
                <w:noProof/>
                <w:webHidden/>
              </w:rPr>
              <w:tab/>
              <w:fldChar w:fldCharType="begin"/>
              <w:instrText xml:space="preserve"> PAGEREF _Toc232147163 \h </w:instrText>
              <w:fldChar w:fldCharType="separate"/>
              <w:t>53</w:t>
              <w:fldChar w:fldCharType="end"/>
            </w:r>
          </w:hyperlink>
        </w:p>
        <w:p w14:paraId="684B568A" w14:textId="3E76D82F"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64" w:history="1">
            <w:r>
              <w:rPr>
                <w:rStyle w:val="Hipervnculo"/>
                <w:noProof/>
              </w:rPr>
              <w:t>6.2 Añadir saldo durante la convocatoria</w:t>
            </w:r>
            <w:r>
              <w:rPr>
                <w:noProof/>
                <w:webHidden/>
              </w:rPr>
              <w:tab/>
              <w:fldChar w:fldCharType="begin"/>
              <w:instrText xml:space="preserve"> PAGEREF _Toc232147164 \h </w:instrText>
              <w:fldChar w:fldCharType="separate"/>
              <w:t>53</w:t>
              <w:fldChar w:fldCharType="end"/>
            </w:r>
          </w:hyperlink>
        </w:p>
        <w:p w14:paraId="2D43D675" w14:textId="52F5B21D"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65" w:history="1">
            <w:r>
              <w:rPr>
                <w:rStyle w:val="Hipervnculo"/>
                <w:noProof/>
              </w:rPr>
              <w:t>6.3 Qué no puedes modificar</w:t>
            </w:r>
            <w:r>
              <w:rPr>
                <w:noProof/>
                <w:webHidden/>
              </w:rPr>
              <w:tab/>
              <w:fldChar w:fldCharType="begin"/>
              <w:instrText xml:space="preserve"> PAGEREF _Toc232147165 \h </w:instrText>
              <w:fldChar w:fldCharType="separate"/>
              <w:t>53</w:t>
              <w:fldChar w:fldCharType="end"/>
            </w:r>
          </w:hyperlink>
        </w:p>
        <w:p w14:paraId="1E8716AE" w14:textId="5586049D"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66" w:history="1">
            <w:r>
              <w:rPr>
                <w:rStyle w:val="Hipervnculo"/>
              </w:rPr>
              <w:t>7. El cierre y el informe final</w:t>
            </w:r>
            <w:r>
              <w:rPr>
                <w:webHidden/>
              </w:rPr>
              <w:tab/>
              <w:fldChar w:fldCharType="begin"/>
              <w:instrText xml:space="preserve"> PAGEREF _Toc232147166 \h </w:instrText>
              <w:fldChar w:fldCharType="separate"/>
              <w:t>54</w:t>
              <w:fldChar w:fldCharType="end"/>
            </w:r>
          </w:hyperlink>
        </w:p>
        <w:p w14:paraId="3F7DD253" w14:textId="6F963545"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67" w:history="1">
            <w:r>
              <w:rPr>
                <w:rStyle w:val="Hipervnculo"/>
                <w:noProof/>
              </w:rPr>
              <w:t>7.1 El cierre automático</w:t>
            </w:r>
            <w:r>
              <w:rPr>
                <w:noProof/>
                <w:webHidden/>
              </w:rPr>
              <w:tab/>
              <w:fldChar w:fldCharType="begin"/>
              <w:instrText xml:space="preserve"> PAGEREF _Toc232147167 \h </w:instrText>
              <w:fldChar w:fldCharType="separate"/>
              <w:t>54</w:t>
              <w:fldChar w:fldCharType="end"/>
            </w:r>
          </w:hyperlink>
        </w:p>
        <w:p w14:paraId="58FA8E12" w14:textId="756CEDBE"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68" w:history="1">
            <w:r>
              <w:rPr>
                <w:rStyle w:val="Hipervnculo"/>
              </w:rPr>
              <w:t>8. Preguntas frecuentes del convocante</w:t>
            </w:r>
            <w:r>
              <w:rPr>
                <w:webHidden/>
              </w:rPr>
              <w:tab/>
              <w:fldChar w:fldCharType="begin"/>
              <w:instrText xml:space="preserve"> PAGEREF _Toc232147168 \h </w:instrText>
              <w:fldChar w:fldCharType="separate"/>
              <w:t>54</w:t>
              <w:fldChar w:fldCharType="end"/>
            </w:r>
          </w:hyperlink>
        </w:p>
        <w:p w14:paraId="1F29332A" w14:textId="111D1283"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69" w:history="1">
            <w:r>
              <w:rPr>
                <w:rStyle w:val="Hipervnculo"/>
                <w:noProof/>
              </w:rPr>
              <w:t>¿Puedo crear una convocatoria de forma anónima?</w:t>
            </w:r>
            <w:r>
              <w:rPr>
                <w:noProof/>
                <w:webHidden/>
              </w:rPr>
              <w:tab/>
              <w:fldChar w:fldCharType="begin"/>
              <w:instrText xml:space="preserve"> PAGEREF _Toc232147169 \h </w:instrText>
              <w:fldChar w:fldCharType="separate"/>
              <w:t>54</w:t>
              <w:fldChar w:fldCharType="end"/>
            </w:r>
          </w:hyperlink>
        </w:p>
        <w:p w14:paraId="0A9C97F2" w14:textId="15F3E793"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70" w:history="1">
            <w:r>
              <w:rPr>
                <w:rStyle w:val="Hipervnculo"/>
                <w:noProof/>
              </w:rPr>
              <w:t>¿Puedo crear una convocatoria si no soy ciudadano del país concernido?</w:t>
            </w:r>
            <w:r>
              <w:rPr>
                <w:noProof/>
                <w:webHidden/>
              </w:rPr>
              <w:tab/>
              <w:fldChar w:fldCharType="begin"/>
              <w:instrText xml:space="preserve"> PAGEREF _Toc232147170 \h </w:instrText>
              <w:fldChar w:fldCharType="separate"/>
              <w:t>54</w:t>
              <w:fldChar w:fldCharType="end"/>
            </w:r>
          </w:hyperlink>
        </w:p>
        <w:p w14:paraId="347DCF8B" w14:textId="48C09463"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71" w:history="1">
            <w:r>
              <w:rPr>
                <w:rStyle w:val="Hipervnculo"/>
                <w:noProof/>
              </w:rPr>
              <w:t>¿Qué pasa si la fuente documental deja de estar disponible en internet?</w:t>
            </w:r>
            <w:r>
              <w:rPr>
                <w:noProof/>
                <w:webHidden/>
              </w:rPr>
              <w:tab/>
              <w:fldChar w:fldCharType="begin"/>
              <w:instrText xml:space="preserve"> PAGEREF _Toc232147171 \h </w:instrText>
              <w:fldChar w:fldCharType="separate"/>
              <w:t>54</w:t>
              <w:fldChar w:fldCharType="end"/>
            </w:r>
          </w:hyperlink>
        </w:p>
        <w:p w14:paraId="598FDCEA" w14:textId="4B025C9C"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72" w:history="1">
            <w:r>
              <w:rPr>
                <w:rStyle w:val="Hipervnculo"/>
                <w:noProof/>
              </w:rPr>
              <w:t>¿Puedo crear varias convocatorias sobre el mismo asunto?</w:t>
            </w:r>
            <w:r>
              <w:rPr>
                <w:noProof/>
                <w:webHidden/>
              </w:rPr>
              <w:tab/>
              <w:fldChar w:fldCharType="begin"/>
              <w:instrText xml:space="preserve"> PAGEREF _Toc232147172 \h </w:instrText>
              <w:fldChar w:fldCharType="separate"/>
              <w:t>55</w:t>
              <w:fldChar w:fldCharType="end"/>
            </w:r>
          </w:hyperlink>
        </w:p>
        <w:p w14:paraId="7F1AD98A" w14:textId="1CA098CD"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73" w:history="1">
            <w:r>
              <w:rPr>
                <w:rStyle w:val="Hipervnculo"/>
                <w:noProof/>
              </w:rPr>
              <w:t>¿Qué ocurre si alguien intenta sabotear mi convocatoria con adhesiones falsas?</w:t>
            </w:r>
            <w:r>
              <w:rPr>
                <w:noProof/>
                <w:webHidden/>
              </w:rPr>
              <w:tab/>
              <w:fldChar w:fldCharType="begin"/>
              <w:instrText xml:space="preserve"> PAGEREF _Toc232147173 \h </w:instrText>
              <w:fldChar w:fldCharType="separate"/>
              <w:t>55</w:t>
              <w:fldChar w:fldCharType="end"/>
            </w:r>
          </w:hyperlink>
        </w:p>
        <w:p w14:paraId="44188FD9" w14:textId="6141CF41" w:rsidR="007B6BFE" w:rsidRDefault="007B6BFE">
          <w:pPr>
            <w:pStyle w:val="TDC2"/>
          </w:pPr>
          <w:hyperlink w:anchor="_Toc232147174" w:history="1">
            <w:r>
              <w:rPr>
                <w:rStyle w:val="Hipervnculo"/>
                <w:noProof/>
              </w:rPr>
              <w:t>¿Puede la institución destinataria ignorar el informe?</w:t>
            </w:r>
            <w:r>
              <w:rPr>
                <w:noProof/>
                <w:webHidden/>
              </w:rPr>
              <w:tab/>
              <w:fldChar w:fldCharType="begin"/>
              <w:instrText xml:space="preserve"> PAGEREF _Toc232147174 \h </w:instrText>
              <w:fldChar w:fldCharType="separate"/>
              <w:t>55</w:t>
              <w:fldChar w:fldCharType="end"/>
            </w:r>
          </w:hyperlink>
        </w:p>
        <w:p w14:paraId="0178FDEA" w14:textId="77777777" w:rsidR="009A40DF" w:rsidRPr="009A40DF" w:rsidRDefault="009A40DF" w:rsidP="009A40DF"/>
        <w:p w14:paraId="7D535677" w14:textId="322FBF50"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75" w:history="1">
            <w:r>
              <w:rPr>
                <w:rStyle w:val="Hipervnculo"/>
              </w:rPr>
              <w:t>PARTE V — MANUAL DEL PARTICIPANTE</w:t>
            </w:r>
            <w:r>
              <w:rPr>
                <w:webHidden/>
              </w:rPr>
              <w:tab/>
              <w:fldChar w:fldCharType="begin"/>
              <w:instrText xml:space="preserve"> PAGEREF _Toc232147175 \h </w:instrText>
              <w:fldChar w:fldCharType="separate"/>
              <w:t>56</w:t>
              <w:fldChar w:fldCharType="end"/>
            </w:r>
          </w:hyperlink>
        </w:p>
        <w:p w14:paraId="0128FCE2" w14:textId="476E5326"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76" w:history="1">
            <w:r>
              <w:rPr>
                <w:rStyle w:val="Hipervnculo"/>
              </w:rPr>
              <w:t>Introducción</w:t>
            </w:r>
            <w:r>
              <w:rPr>
                <w:webHidden/>
              </w:rPr>
              <w:tab/>
              <w:fldChar w:fldCharType="begin"/>
              <w:instrText xml:space="preserve"> PAGEREF _Toc232147176 \h </w:instrText>
              <w:fldChar w:fldCharType="separate"/>
              <w:t>56</w:t>
              <w:fldChar w:fldCharType="end"/>
            </w:r>
          </w:hyperlink>
        </w:p>
        <w:p w14:paraId="1C7A2213" w14:textId="257BCBDC"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77" w:history="1">
            <w:r>
              <w:rPr>
                <w:rStyle w:val="Hipervnculo"/>
              </w:rPr>
              <w:t>1. Qué significa adherirse a una convocatoria</w:t>
            </w:r>
            <w:r>
              <w:rPr>
                <w:webHidden/>
              </w:rPr>
              <w:tab/>
              <w:fldChar w:fldCharType="begin"/>
              <w:instrText xml:space="preserve"> PAGEREF _Toc232147177 \h </w:instrText>
              <w:fldChar w:fldCharType="separate"/>
              <w:t>57</w:t>
              <w:fldChar w:fldCharType="end"/>
            </w:r>
          </w:hyperlink>
        </w:p>
        <w:p w14:paraId="147A00AF" w14:textId="0CD87DB1"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78" w:history="1">
            <w:r>
              <w:rPr>
                <w:rStyle w:val="Hipervnculo"/>
                <w:noProof/>
              </w:rPr>
              <w:t>1.1 Lo que tu adhesión demuestra</w:t>
            </w:r>
            <w:r>
              <w:rPr>
                <w:noProof/>
                <w:webHidden/>
              </w:rPr>
              <w:tab/>
              <w:fldChar w:fldCharType="begin"/>
              <w:instrText xml:space="preserve"> PAGEREF _Toc232147178 \h </w:instrText>
              <w:fldChar w:fldCharType="separate"/>
              <w:t>57</w:t>
              <w:fldChar w:fldCharType="end"/>
            </w:r>
          </w:hyperlink>
        </w:p>
        <w:p w14:paraId="2778E705" w14:textId="79543041"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79" w:history="1">
            <w:r>
              <w:rPr>
                <w:rStyle w:val="Hipervnculo"/>
                <w:noProof/>
              </w:rPr>
              <w:t>1.2 Lo que tu adhesión no demuestra</w:t>
            </w:r>
            <w:r>
              <w:rPr>
                <w:noProof/>
                <w:webHidden/>
              </w:rPr>
              <w:tab/>
              <w:fldChar w:fldCharType="begin"/>
              <w:instrText xml:space="preserve"> PAGEREF _Toc232147179 \h </w:instrText>
              <w:fldChar w:fldCharType="separate"/>
              <w:t>57</w:t>
              <w:fldChar w:fldCharType="end"/>
            </w:r>
          </w:hyperlink>
        </w:p>
        <w:p w14:paraId="644377CE" w14:textId="0ABC170F"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80" w:history="1">
            <w:r>
              <w:rPr>
                <w:rStyle w:val="Hipervnculo"/>
              </w:rPr>
              <w:t>2. La pantalla de detalle — qué ves antes de adherirte</w:t>
            </w:r>
            <w:r>
              <w:rPr>
                <w:webHidden/>
              </w:rPr>
              <w:tab/>
              <w:fldChar w:fldCharType="begin"/>
              <w:instrText xml:space="preserve"> PAGEREF _Toc232147180 \h </w:instrText>
              <w:fldChar w:fldCharType="separate"/>
              <w:t>58</w:t>
              <w:fldChar w:fldCharType="end"/>
            </w:r>
          </w:hyperlink>
        </w:p>
        <w:p w14:paraId="0B57F8E3" w14:textId="1BAEE936"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81" w:history="1">
            <w:r>
              <w:rPr>
                <w:rStyle w:val="Hipervnculo"/>
                <w:noProof/>
              </w:rPr>
              <w:t>2.1 El encabezado y los contadores</w:t>
            </w:r>
            <w:r>
              <w:rPr>
                <w:noProof/>
                <w:webHidden/>
              </w:rPr>
              <w:tab/>
              <w:fldChar w:fldCharType="begin"/>
              <w:instrText xml:space="preserve"> PAGEREF _Toc232147181 \h </w:instrText>
              <w:fldChar w:fldCharType="separate"/>
              <w:t>58</w:t>
              <w:fldChar w:fldCharType="end"/>
            </w:r>
          </w:hyperlink>
        </w:p>
        <w:p w14:paraId="48F3CC92" w14:textId="3F3C41D2"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82" w:history="1">
            <w:r>
              <w:rPr>
                <w:rStyle w:val="Hipervnculo"/>
                <w:noProof/>
              </w:rPr>
              <w:t>2.2 La validación geográfica</w:t>
            </w:r>
            <w:r>
              <w:rPr>
                <w:noProof/>
                <w:webHidden/>
              </w:rPr>
              <w:tab/>
              <w:fldChar w:fldCharType="begin"/>
              <w:instrText xml:space="preserve"> PAGEREF _Toc232147182 \h </w:instrText>
              <w:fldChar w:fldCharType="separate"/>
              <w:t>58</w:t>
              <w:fldChar w:fldCharType="end"/>
            </w:r>
          </w:hyperlink>
        </w:p>
        <w:p w14:paraId="4BFBC80B" w14:textId="2D36B299"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83" w:history="1">
            <w:r>
              <w:rPr>
                <w:rStyle w:val="Hipervnculo"/>
                <w:noProof/>
              </w:rPr>
              <w:t>2.3 Información sobre la convocatoria</w:t>
            </w:r>
            <w:r>
              <w:rPr>
                <w:noProof/>
                <w:webHidden/>
              </w:rPr>
              <w:tab/>
              <w:fldChar w:fldCharType="begin"/>
              <w:instrText xml:space="preserve"> PAGEREF _Toc232147183 \h </w:instrText>
              <w:fldChar w:fldCharType="separate"/>
              <w:t>59</w:t>
              <w:fldChar w:fldCharType="end"/>
            </w:r>
          </w:hyperlink>
        </w:p>
        <w:p w14:paraId="15362105" w14:textId="715C0372"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84" w:history="1">
            <w:r>
              <w:rPr>
                <w:rStyle w:val="Hipervnculo"/>
                <w:noProof/>
              </w:rPr>
              <w:t>2.4 El mensaje de contexto de privacidad</w:t>
            </w:r>
            <w:r>
              <w:rPr>
                <w:noProof/>
                <w:webHidden/>
              </w:rPr>
              <w:tab/>
              <w:fldChar w:fldCharType="begin"/>
              <w:instrText xml:space="preserve"> PAGEREF _Toc232147184 \h </w:instrText>
              <w:fldChar w:fldCharType="separate"/>
              <w:t>59</w:t>
              <w:fldChar w:fldCharType="end"/>
            </w:r>
          </w:hyperlink>
        </w:p>
        <w:p w14:paraId="589D7A2E" w14:textId="158C1ED8"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85" w:history="1">
            <w:r>
              <w:rPr>
                <w:rStyle w:val="Hipervnculo"/>
                <w:noProof/>
              </w:rPr>
              <w:t>2.5 Las garantías de seguridad</w:t>
            </w:r>
            <w:r>
              <w:rPr>
                <w:noProof/>
                <w:webHidden/>
              </w:rPr>
              <w:tab/>
              <w:fldChar w:fldCharType="begin"/>
              <w:instrText xml:space="preserve"> PAGEREF _Toc232147185 \h </w:instrText>
              <w:fldChar w:fldCharType="separate"/>
              <w:t>59</w:t>
              <w:fldChar w:fldCharType="end"/>
            </w:r>
          </w:hyperlink>
        </w:p>
        <w:p w14:paraId="2C652DD9" w14:textId="69375C7B"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86" w:history="1">
            <w:r>
              <w:rPr>
                <w:rStyle w:val="Hipervnculo"/>
                <w:noProof/>
              </w:rPr>
              <w:t>2.6 El saldo disponible</w:t>
            </w:r>
            <w:r>
              <w:rPr>
                <w:noProof/>
                <w:webHidden/>
              </w:rPr>
              <w:tab/>
              <w:fldChar w:fldCharType="begin"/>
              <w:instrText xml:space="preserve"> PAGEREF _Toc232147186 \h </w:instrText>
              <w:fldChar w:fldCharType="separate"/>
              <w:t>59</w:t>
              <w:fldChar w:fldCharType="end"/>
            </w:r>
          </w:hyperlink>
        </w:p>
        <w:p w14:paraId="409CB054" w14:textId="3E9350AC"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87" w:history="1">
            <w:r>
              <w:rPr>
                <w:rStyle w:val="Hipervnculo"/>
              </w:rPr>
              <w:t>3. El proceso de adhesión — verificación por SMS</w:t>
            </w:r>
            <w:r>
              <w:rPr>
                <w:webHidden/>
              </w:rPr>
              <w:tab/>
              <w:fldChar w:fldCharType="begin"/>
              <w:instrText xml:space="preserve"> PAGEREF _Toc232147187 \h </w:instrText>
              <w:fldChar w:fldCharType="separate"/>
              <w:t>61</w:t>
              <w:fldChar w:fldCharType="end"/>
            </w:r>
          </w:hyperlink>
        </w:p>
        <w:p w14:paraId="56255FD4" w14:textId="480E2CA7"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88" w:history="1">
            <w:r>
              <w:rPr>
                <w:rStyle w:val="Hipervnculo"/>
                <w:noProof/>
              </w:rPr>
              <w:t>3.1 Paso 1 — Selección de prefijo y número de teléfono</w:t>
            </w:r>
            <w:r>
              <w:rPr>
                <w:noProof/>
                <w:webHidden/>
              </w:rPr>
              <w:tab/>
              <w:fldChar w:fldCharType="begin"/>
              <w:instrText xml:space="preserve"> PAGEREF _Toc232147188 \h </w:instrText>
              <w:fldChar w:fldCharType="separate"/>
              <w:t>61</w:t>
              <w:fldChar w:fldCharType="end"/>
            </w:r>
          </w:hyperlink>
        </w:p>
        <w:p w14:paraId="72DA35A2" w14:textId="72F90D54"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89" w:history="1">
            <w:r>
              <w:rPr>
                <w:rStyle w:val="Hipervnculo"/>
                <w:noProof/>
              </w:rPr>
              <w:t>3.2 Paso 2 — Verificación reCAPTCHA</w:t>
            </w:r>
            <w:r>
              <w:rPr>
                <w:noProof/>
                <w:webHidden/>
              </w:rPr>
              <w:tab/>
              <w:fldChar w:fldCharType="begin"/>
              <w:instrText xml:space="preserve"> PAGEREF _Toc232147189 \h </w:instrText>
              <w:fldChar w:fldCharType="separate"/>
              <w:t>61</w:t>
              <w:fldChar w:fldCharType="end"/>
            </w:r>
          </w:hyperlink>
        </w:p>
        <w:p w14:paraId="38487E17" w14:textId="16A29A2E"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90" w:history="1">
            <w:r>
              <w:rPr>
                <w:rStyle w:val="Hipervnculo"/>
                <w:noProof/>
              </w:rPr>
              <w:t>3.3 Paso 3 — Envío del código SMS</w:t>
            </w:r>
            <w:r>
              <w:rPr>
                <w:noProof/>
                <w:webHidden/>
              </w:rPr>
              <w:tab/>
              <w:fldChar w:fldCharType="begin"/>
              <w:instrText xml:space="preserve"> PAGEREF _Toc232147190 \h </w:instrText>
              <w:fldChar w:fldCharType="separate"/>
              <w:t>61</w:t>
              <w:fldChar w:fldCharType="end"/>
            </w:r>
          </w:hyperlink>
        </w:p>
        <w:p w14:paraId="501A041B" w14:textId="12F3B008"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91" w:history="1">
            <w:r>
              <w:rPr>
                <w:rStyle w:val="Hipervnculo"/>
                <w:noProof/>
              </w:rPr>
              <w:t>3.4 Paso 4 — Introducción del código</w:t>
            </w:r>
            <w:r>
              <w:rPr>
                <w:noProof/>
                <w:webHidden/>
              </w:rPr>
              <w:tab/>
              <w:fldChar w:fldCharType="begin"/>
              <w:instrText xml:space="preserve"> PAGEREF _Toc232147191 \h </w:instrText>
              <w:fldChar w:fldCharType="separate"/>
              <w:t>61</w:t>
              <w:fldChar w:fldCharType="end"/>
            </w:r>
          </w:hyperlink>
        </w:p>
        <w:p w14:paraId="111C7227" w14:textId="1C545F76"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92" w:history="1">
            <w:r>
              <w:rPr>
                <w:rStyle w:val="Hipervnculo"/>
                <w:noProof/>
              </w:rPr>
              <w:t>3.5 Paso 5 — Geolocalización GPS (opcional)</w:t>
            </w:r>
            <w:r>
              <w:rPr>
                <w:noProof/>
                <w:webHidden/>
              </w:rPr>
              <w:tab/>
              <w:fldChar w:fldCharType="begin"/>
              <w:instrText xml:space="preserve"> PAGEREF _Toc232147192 \h </w:instrText>
              <w:fldChar w:fldCharType="separate"/>
              <w:t>62</w:t>
              <w:fldChar w:fldCharType="end"/>
            </w:r>
          </w:hyperlink>
        </w:p>
        <w:p w14:paraId="0B53FCB1" w14:textId="644D0D65"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93" w:history="1">
            <w:r>
              <w:rPr>
                <w:rStyle w:val="Hipervnculo"/>
                <w:noProof/>
              </w:rPr>
              <w:t>3.6 Paso 6 — Registro de la adhesión</w:t>
            </w:r>
            <w:r>
              <w:rPr>
                <w:noProof/>
                <w:webHidden/>
              </w:rPr>
              <w:tab/>
              <w:fldChar w:fldCharType="begin"/>
              <w:instrText xml:space="preserve"> PAGEREF _Toc232147193 \h </w:instrText>
              <w:fldChar w:fldCharType="separate"/>
              <w:t>62</w:t>
              <w:fldChar w:fldCharType="end"/>
            </w:r>
          </w:hyperlink>
        </w:p>
        <w:p w14:paraId="3011C075" w14:textId="721C7074"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94" w:history="1">
            <w:r>
              <w:rPr>
                <w:rStyle w:val="Hipervnculo"/>
              </w:rPr>
              <w:t>4. El proceso de adhesión — verificación por email institucional</w:t>
            </w:r>
            <w:r>
              <w:rPr>
                <w:webHidden/>
              </w:rPr>
              <w:tab/>
              <w:fldChar w:fldCharType="begin"/>
              <w:instrText xml:space="preserve"> PAGEREF _Toc232147194 \h </w:instrText>
              <w:fldChar w:fldCharType="separate"/>
              <w:t>63</w:t>
              <w:fldChar w:fldCharType="end"/>
            </w:r>
          </w:hyperlink>
        </w:p>
        <w:p w14:paraId="34111E26" w14:textId="1E9C8CC1"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95" w:history="1">
            <w:r>
              <w:rPr>
                <w:rStyle w:val="Hipervnculo"/>
                <w:noProof/>
              </w:rPr>
              <w:t>4.1 Cuándo aplica este proceso</w:t>
            </w:r>
            <w:r>
              <w:rPr>
                <w:noProof/>
                <w:webHidden/>
              </w:rPr>
              <w:tab/>
              <w:fldChar w:fldCharType="begin"/>
              <w:instrText xml:space="preserve"> PAGEREF _Toc232147195 \h </w:instrText>
              <w:fldChar w:fldCharType="separate"/>
              <w:t>63</w:t>
              <w:fldChar w:fldCharType="end"/>
            </w:r>
          </w:hyperlink>
        </w:p>
        <w:p w14:paraId="0FBE62E3" w14:textId="374D3F97"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96" w:history="1">
            <w:r>
              <w:rPr>
                <w:rStyle w:val="Hipervnculo"/>
                <w:noProof/>
              </w:rPr>
              <w:t>4.2 Diferencias respecto a la verificación por SMS</w:t>
            </w:r>
            <w:r>
              <w:rPr>
                <w:noProof/>
                <w:webHidden/>
              </w:rPr>
              <w:tab/>
              <w:fldChar w:fldCharType="begin"/>
              <w:instrText xml:space="preserve"> PAGEREF _Toc232147196 \h </w:instrText>
              <w:fldChar w:fldCharType="separate"/>
              <w:t>63</w:t>
              <w:fldChar w:fldCharType="end"/>
            </w:r>
          </w:hyperlink>
        </w:p>
        <w:p w14:paraId="15E45218" w14:textId="2BBE3077"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97" w:history="1">
            <w:r>
              <w:rPr>
                <w:rStyle w:val="Hipervnculo"/>
                <w:noProof/>
              </w:rPr>
              <w:t>4.3 Convocatorias con censo dinámico</w:t>
            </w:r>
            <w:r>
              <w:rPr>
                <w:noProof/>
                <w:webHidden/>
              </w:rPr>
              <w:tab/>
              <w:fldChar w:fldCharType="begin"/>
              <w:instrText xml:space="preserve"> PAGEREF _Toc232147197 \h </w:instrText>
              <w:fldChar w:fldCharType="separate"/>
              <w:t>63</w:t>
              <w:fldChar w:fldCharType="end"/>
            </w:r>
          </w:hyperlink>
        </w:p>
        <w:p w14:paraId="732E1BF6" w14:textId="100D7F9A"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198" w:history="1">
            <w:r>
              <w:rPr>
                <w:rStyle w:val="Hipervnculo"/>
              </w:rPr>
              <w:t>5. La pantalla de confirmación</w:t>
            </w:r>
            <w:r>
              <w:rPr>
                <w:webHidden/>
              </w:rPr>
              <w:tab/>
              <w:fldChar w:fldCharType="begin"/>
              <w:instrText xml:space="preserve"> PAGEREF _Toc232147198 \h </w:instrText>
              <w:fldChar w:fldCharType="separate"/>
              <w:t>65</w:t>
              <w:fldChar w:fldCharType="end"/>
            </w:r>
          </w:hyperlink>
        </w:p>
        <w:p w14:paraId="4AF3A3E1" w14:textId="17FF4E8C"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199" w:history="1">
            <w:r>
              <w:rPr>
                <w:rStyle w:val="Hipervnculo"/>
                <w:noProof/>
              </w:rPr>
              <w:t>5.1 El mensaje de confirmación</w:t>
            </w:r>
            <w:r>
              <w:rPr>
                <w:noProof/>
                <w:webHidden/>
              </w:rPr>
              <w:tab/>
              <w:fldChar w:fldCharType="begin"/>
              <w:instrText xml:space="preserve"> PAGEREF _Toc232147199 \h </w:instrText>
              <w:fldChar w:fldCharType="separate"/>
              <w:t>65</w:t>
              <w:fldChar w:fldCharType="end"/>
            </w:r>
          </w:hyperlink>
        </w:p>
        <w:p w14:paraId="7FE2BDC9" w14:textId="7FF9FD75"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00" w:history="1">
            <w:r>
              <w:rPr>
                <w:rStyle w:val="Hipervnculo"/>
                <w:noProof/>
              </w:rPr>
              <w:t>5.2 Notificaciones de resultado (opcional)</w:t>
            </w:r>
            <w:r>
              <w:rPr>
                <w:noProof/>
                <w:webHidden/>
              </w:rPr>
              <w:tab/>
              <w:fldChar w:fldCharType="begin"/>
              <w:instrText xml:space="preserve"> PAGEREF _Toc232147200 \h </w:instrText>
              <w:fldChar w:fldCharType="separate"/>
              <w:t>65</w:t>
              <w:fldChar w:fldCharType="end"/>
            </w:r>
          </w:hyperlink>
        </w:p>
        <w:p w14:paraId="3897BA10" w14:textId="4AE4C57C"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01" w:history="1">
            <w:r>
              <w:rPr>
                <w:rStyle w:val="Hipervnculo"/>
                <w:noProof/>
              </w:rPr>
              <w:t>5.3 Compartir la convocatoria</w:t>
            </w:r>
            <w:r>
              <w:rPr>
                <w:noProof/>
                <w:webHidden/>
              </w:rPr>
              <w:tab/>
              <w:fldChar w:fldCharType="begin"/>
              <w:instrText xml:space="preserve"> PAGEREF _Toc232147201 \h </w:instrText>
              <w:fldChar w:fldCharType="separate"/>
              <w:t>65</w:t>
              <w:fldChar w:fldCharType="end"/>
            </w:r>
          </w:hyperlink>
        </w:p>
        <w:p w14:paraId="2FC9BCF9" w14:textId="4DD25B13"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02" w:history="1">
            <w:r>
              <w:rPr>
                <w:rStyle w:val="Hipervnculo"/>
                <w:noProof/>
              </w:rPr>
              <w:t>5.4 Volver al informe</w:t>
            </w:r>
            <w:r>
              <w:rPr>
                <w:noProof/>
                <w:webHidden/>
              </w:rPr>
              <w:tab/>
              <w:fldChar w:fldCharType="begin"/>
              <w:instrText xml:space="preserve"> PAGEREF _Toc232147202 \h </w:instrText>
              <w:fldChar w:fldCharType="separate"/>
              <w:t>66</w:t>
              <w:fldChar w:fldCharType="end"/>
            </w:r>
          </w:hyperlink>
        </w:p>
        <w:p w14:paraId="69636908" w14:textId="1413DFFF"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03" w:history="1">
            <w:r>
              <w:rPr>
                <w:rStyle w:val="Hipervnculo"/>
              </w:rPr>
              <w:t>6. Preguntas frecuentes del participante</w:t>
            </w:r>
            <w:r>
              <w:rPr>
                <w:webHidden/>
              </w:rPr>
              <w:tab/>
              <w:fldChar w:fldCharType="begin"/>
              <w:instrText xml:space="preserve"> PAGEREF _Toc232147203 \h </w:instrText>
              <w:fldChar w:fldCharType="separate"/>
              <w:t>67</w:t>
              <w:fldChar w:fldCharType="end"/>
            </w:r>
          </w:hyperlink>
        </w:p>
        <w:p w14:paraId="25C14A2C" w14:textId="5B97A28F"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04" w:history="1">
            <w:r>
              <w:rPr>
                <w:rStyle w:val="Hipervnculo"/>
                <w:noProof/>
              </w:rPr>
              <w:t>¿Necesito crear una cuenta para adherirme?</w:t>
            </w:r>
            <w:r>
              <w:rPr>
                <w:noProof/>
                <w:webHidden/>
              </w:rPr>
              <w:tab/>
              <w:fldChar w:fldCharType="begin"/>
              <w:instrText xml:space="preserve"> PAGEREF _Toc232147204 \h </w:instrText>
              <w:fldChar w:fldCharType="separate"/>
              <w:t>67</w:t>
              <w:fldChar w:fldCharType="end"/>
            </w:r>
          </w:hyperlink>
        </w:p>
        <w:p w14:paraId="034753E7" w14:textId="4A69162E"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05" w:history="1">
            <w:r>
              <w:rPr>
                <w:rStyle w:val="Hipervnculo"/>
                <w:noProof/>
              </w:rPr>
              <w:t>¿Pueden saber quién soy?</w:t>
            </w:r>
            <w:r>
              <w:rPr>
                <w:noProof/>
                <w:webHidden/>
              </w:rPr>
              <w:tab/>
              <w:fldChar w:fldCharType="begin"/>
              <w:instrText xml:space="preserve"> PAGEREF _Toc232147205 \h </w:instrText>
              <w:fldChar w:fldCharType="separate"/>
              <w:t>67</w:t>
              <w:fldChar w:fldCharType="end"/>
            </w:r>
          </w:hyperlink>
        </w:p>
        <w:p w14:paraId="626A7731" w14:textId="4C421362"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06" w:history="1">
            <w:r>
              <w:rPr>
                <w:rStyle w:val="Hipervnculo"/>
                <w:noProof/>
              </w:rPr>
              <w:t>¿Puedo adherirme desde el extranjero?</w:t>
            </w:r>
            <w:r>
              <w:rPr>
                <w:noProof/>
                <w:webHidden/>
              </w:rPr>
              <w:tab/>
              <w:fldChar w:fldCharType="begin"/>
              <w:instrText xml:space="preserve"> PAGEREF _Toc232147206 \h </w:instrText>
              <w:fldChar w:fldCharType="separate"/>
              <w:t>67</w:t>
              <w:fldChar w:fldCharType="end"/>
            </w:r>
          </w:hyperlink>
        </w:p>
        <w:p w14:paraId="296B8E70" w14:textId="61D1F466"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07" w:history="1">
            <w:r>
              <w:rPr>
                <w:rStyle w:val="Hipervnculo"/>
                <w:noProof/>
              </w:rPr>
              <w:t>¿Puedo adherirme más de una vez?</w:t>
            </w:r>
            <w:r>
              <w:rPr>
                <w:noProof/>
                <w:webHidden/>
              </w:rPr>
              <w:tab/>
              <w:fldChar w:fldCharType="begin"/>
              <w:instrText xml:space="preserve"> PAGEREF _Toc232147207 \h </w:instrText>
              <w:fldChar w:fldCharType="separate"/>
              <w:t>67</w:t>
              <w:fldChar w:fldCharType="end"/>
            </w:r>
          </w:hyperlink>
        </w:p>
        <w:p w14:paraId="1E441DEE" w14:textId="7F195236"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08" w:history="1">
            <w:r>
              <w:rPr>
                <w:rStyle w:val="Hipervnculo"/>
                <w:noProof/>
              </w:rPr>
              <w:t>¿Qué pasa con mi número de teléfono?</w:t>
            </w:r>
            <w:r>
              <w:rPr>
                <w:noProof/>
                <w:webHidden/>
              </w:rPr>
              <w:tab/>
              <w:fldChar w:fldCharType="begin"/>
              <w:instrText xml:space="preserve"> PAGEREF _Toc232147208 \h </w:instrText>
              <w:fldChar w:fldCharType="separate"/>
              <w:t>67</w:t>
              <w:fldChar w:fldCharType="end"/>
            </w:r>
          </w:hyperlink>
        </w:p>
        <w:p w14:paraId="363CF2A0" w14:textId="3AF64647"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09" w:history="1">
            <w:r>
              <w:rPr>
                <w:rStyle w:val="Hipervnculo"/>
                <w:noProof/>
              </w:rPr>
              <w:t>¿Puedo retirar mi adhesión?</w:t>
            </w:r>
            <w:r>
              <w:rPr>
                <w:noProof/>
                <w:webHidden/>
              </w:rPr>
              <w:tab/>
              <w:fldChar w:fldCharType="begin"/>
              <w:instrText xml:space="preserve"> PAGEREF _Toc232147209 \h </w:instrText>
              <w:fldChar w:fldCharType="separate"/>
              <w:t>67</w:t>
              <w:fldChar w:fldCharType="end"/>
            </w:r>
          </w:hyperlink>
        </w:p>
        <w:p w14:paraId="5B34C2AF" w14:textId="47A8079E"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10" w:history="1">
            <w:r>
              <w:rPr>
                <w:rStyle w:val="Hipervnculo"/>
                <w:noProof/>
              </w:rPr>
              <w:t>¿Por qué el sistema me pide GPS?</w:t>
            </w:r>
            <w:r>
              <w:rPr>
                <w:noProof/>
                <w:webHidden/>
              </w:rPr>
              <w:tab/>
              <w:fldChar w:fldCharType="begin"/>
              <w:instrText xml:space="preserve"> PAGEREF _Toc232147210 \h </w:instrText>
              <w:fldChar w:fldCharType="separate"/>
              <w:t>68</w:t>
              <w:fldChar w:fldCharType="end"/>
            </w:r>
          </w:hyperlink>
        </w:p>
        <w:p w14:paraId="121D9642" w14:textId="6B32EEB4" w:rsidR="007B6BFE" w:rsidRDefault="007B6BFE">
          <w:pPr>
            <w:pStyle w:val="TDC2"/>
          </w:pPr>
          <w:hyperlink w:anchor="_Toc232147211" w:history="1">
            <w:r>
              <w:rPr>
                <w:rStyle w:val="Hipervnculo"/>
                <w:noProof/>
              </w:rPr>
              <w:t>¿Recibiré publicidad o comunicaciones no solicitadas?</w:t>
            </w:r>
            <w:r>
              <w:rPr>
                <w:noProof/>
                <w:webHidden/>
              </w:rPr>
              <w:tab/>
              <w:fldChar w:fldCharType="begin"/>
              <w:instrText xml:space="preserve"> PAGEREF _Toc232147211 \h </w:instrText>
              <w:fldChar w:fldCharType="separate"/>
              <w:t>68</w:t>
              <w:fldChar w:fldCharType="end"/>
            </w:r>
          </w:hyperlink>
        </w:p>
        <w:p w14:paraId="5130D605" w14:textId="77777777" w:rsidR="009A40DF" w:rsidRPr="009A40DF" w:rsidRDefault="009A40DF" w:rsidP="009A40DF"/>
        <w:p w14:paraId="141A1DEC" w14:textId="3A8937A0"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12" w:history="1">
            <w:r>
              <w:rPr>
                <w:rStyle w:val="Hipervnculo"/>
              </w:rPr>
              <w:t>PARTE VI — INFORME PÚBLICO Y VERIFICABILIDAD</w:t>
            </w:r>
            <w:r>
              <w:rPr>
                <w:webHidden/>
              </w:rPr>
              <w:tab/>
              <w:fldChar w:fldCharType="begin"/>
              <w:instrText xml:space="preserve"> PAGEREF _Toc232147212 \h </w:instrText>
              <w:fldChar w:fldCharType="separate"/>
              <w:t>69</w:t>
              <w:fldChar w:fldCharType="end"/>
            </w:r>
          </w:hyperlink>
        </w:p>
        <w:p w14:paraId="48FAA633" w14:textId="38A96905"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13" w:history="1">
            <w:r>
              <w:rPr>
                <w:rStyle w:val="Hipervnculo"/>
              </w:rPr>
              <w:t>1. ¿Qué es el informe público?</w:t>
            </w:r>
            <w:r>
              <w:rPr>
                <w:webHidden/>
              </w:rPr>
              <w:tab/>
              <w:fldChar w:fldCharType="begin"/>
              <w:instrText xml:space="preserve"> PAGEREF _Toc232147213 \h </w:instrText>
              <w:fldChar w:fldCharType="separate"/>
              <w:t>69</w:t>
              <w:fldChar w:fldCharType="end"/>
            </w:r>
          </w:hyperlink>
        </w:p>
        <w:p w14:paraId="52C6C699" w14:textId="57F67FFD"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14" w:history="1">
            <w:r>
              <w:rPr>
                <w:rStyle w:val="Hipervnculo"/>
                <w:noProof/>
              </w:rPr>
              <w:t>1.1 Dos estados del informe</w:t>
            </w:r>
            <w:r>
              <w:rPr>
                <w:noProof/>
                <w:webHidden/>
              </w:rPr>
              <w:tab/>
              <w:fldChar w:fldCharType="begin"/>
              <w:instrText xml:space="preserve"> PAGEREF _Toc232147214 \h </w:instrText>
              <w:fldChar w:fldCharType="separate"/>
              <w:t>69</w:t>
              <w:fldChar w:fldCharType="end"/>
            </w:r>
          </w:hyperlink>
        </w:p>
        <w:p w14:paraId="2EBDADC8" w14:textId="569C1A19"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15" w:history="1">
            <w:r>
              <w:rPr>
                <w:rStyle w:val="Hipervnculo"/>
                <w:noProof/>
              </w:rPr>
              <w:t>1.2 La URL permanente</w:t>
            </w:r>
            <w:r>
              <w:rPr>
                <w:noProof/>
                <w:webHidden/>
              </w:rPr>
              <w:tab/>
              <w:fldChar w:fldCharType="begin"/>
              <w:instrText xml:space="preserve"> PAGEREF _Toc232147215 \h </w:instrText>
              <w:fldChar w:fldCharType="separate"/>
              <w:t>69</w:t>
              <w:fldChar w:fldCharType="end"/>
            </w:r>
          </w:hyperlink>
        </w:p>
        <w:p w14:paraId="3DC08F19" w14:textId="0C8CB148"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16" w:history="1">
            <w:r>
              <w:rPr>
                <w:rStyle w:val="Hipervnculo"/>
              </w:rPr>
              <w:t>2. Cómo interpretar los resultados</w:t>
            </w:r>
            <w:r>
              <w:rPr>
                <w:webHidden/>
              </w:rPr>
              <w:tab/>
              <w:fldChar w:fldCharType="begin"/>
              <w:instrText xml:space="preserve"> PAGEREF _Toc232147216 \h </w:instrText>
              <w:fldChar w:fldCharType="separate"/>
              <w:t>70</w:t>
              <w:fldChar w:fldCharType="end"/>
            </w:r>
          </w:hyperlink>
        </w:p>
        <w:p w14:paraId="1F3E89D3" w14:textId="36B0226A"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17" w:history="1">
            <w:r>
              <w:rPr>
                <w:rStyle w:val="Hipervnculo"/>
                <w:noProof/>
              </w:rPr>
              <w:t>2.1 El número de adhesiones</w:t>
            </w:r>
            <w:r>
              <w:rPr>
                <w:noProof/>
                <w:webHidden/>
              </w:rPr>
              <w:tab/>
              <w:fldChar w:fldCharType="begin"/>
              <w:instrText xml:space="preserve"> PAGEREF _Toc232147217 \h </w:instrText>
              <w:fldChar w:fldCharType="separate"/>
              <w:t>70</w:t>
              <w:fldChar w:fldCharType="end"/>
            </w:r>
          </w:hyperlink>
        </w:p>
        <w:p w14:paraId="3D3A3207" w14:textId="0D33A466"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18" w:history="1">
            <w:r>
              <w:rPr>
                <w:rStyle w:val="Hipervnculo"/>
                <w:noProof/>
              </w:rPr>
              <w:t>2.2 El titular político</w:t>
            </w:r>
            <w:r>
              <w:rPr>
                <w:noProof/>
                <w:webHidden/>
              </w:rPr>
              <w:tab/>
              <w:fldChar w:fldCharType="begin"/>
              <w:instrText xml:space="preserve"> PAGEREF _Toc232147218 \h </w:instrText>
              <w:fldChar w:fldCharType="separate"/>
              <w:t>70</w:t>
              <w:fldChar w:fldCharType="end"/>
            </w:r>
          </w:hyperlink>
        </w:p>
        <w:p w14:paraId="7C9E103B" w14:textId="76A993AF"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19" w:history="1">
            <w:r>
              <w:rPr>
                <w:rStyle w:val="Hipervnculo"/>
                <w:noProof/>
              </w:rPr>
              <w:t>2.3 Qué significa «verificado»</w:t>
            </w:r>
            <w:r>
              <w:rPr>
                <w:noProof/>
                <w:webHidden/>
              </w:rPr>
              <w:tab/>
              <w:fldChar w:fldCharType="begin"/>
              <w:instrText xml:space="preserve"> PAGEREF _Toc232147219 \h </w:instrText>
              <w:fldChar w:fldCharType="separate"/>
              <w:t>70</w:t>
              <w:fldChar w:fldCharType="end"/>
            </w:r>
          </w:hyperlink>
        </w:p>
        <w:p w14:paraId="56E19188" w14:textId="55B99662"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20" w:history="1">
            <w:r>
              <w:rPr>
                <w:rStyle w:val="Hipervnculo"/>
              </w:rPr>
              <w:t>3. La confianza geográfica</w:t>
            </w:r>
            <w:r>
              <w:rPr>
                <w:webHidden/>
              </w:rPr>
              <w:tab/>
              <w:fldChar w:fldCharType="begin"/>
              <w:instrText xml:space="preserve"> PAGEREF _Toc232147220 \h </w:instrText>
              <w:fldChar w:fldCharType="separate"/>
              <w:t>72</w:t>
              <w:fldChar w:fldCharType="end"/>
            </w:r>
          </w:hyperlink>
        </w:p>
        <w:p w14:paraId="2698F00A" w14:textId="4AFCBCC7"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21" w:history="1">
            <w:r>
              <w:rPr>
                <w:rStyle w:val="Hipervnculo"/>
                <w:noProof/>
              </w:rPr>
              <w:t>3.1 Las señales que la componen</w:t>
            </w:r>
            <w:r>
              <w:rPr>
                <w:noProof/>
                <w:webHidden/>
              </w:rPr>
              <w:tab/>
              <w:fldChar w:fldCharType="begin"/>
              <w:instrText xml:space="preserve"> PAGEREF _Toc232147221 \h </w:instrText>
              <w:fldChar w:fldCharType="separate"/>
              <w:t>72</w:t>
              <w:fldChar w:fldCharType="end"/>
            </w:r>
          </w:hyperlink>
        </w:p>
        <w:p w14:paraId="543D7D1C" w14:textId="0A4D626A"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22" w:history="1">
            <w:r>
              <w:rPr>
                <w:rStyle w:val="Hipervnculo"/>
                <w:noProof/>
              </w:rPr>
              <w:t>3.2 Los tres niveles</w:t>
            </w:r>
            <w:r>
              <w:rPr>
                <w:noProof/>
                <w:webHidden/>
              </w:rPr>
              <w:tab/>
              <w:fldChar w:fldCharType="begin"/>
              <w:instrText xml:space="preserve"> PAGEREF _Toc232147222 \h </w:instrText>
              <w:fldChar w:fldCharType="separate"/>
              <w:t>72</w:t>
              <w:fldChar w:fldCharType="end"/>
            </w:r>
          </w:hyperlink>
        </w:p>
        <w:p w14:paraId="55F56DF7" w14:textId="0A97B3A9"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23" w:history="1">
            <w:r>
              <w:rPr>
                <w:rStyle w:val="Hipervnculo"/>
                <w:noProof/>
              </w:rPr>
              <w:t>3.3 Cómo interpretar los niveles en el informe</w:t>
            </w:r>
            <w:r>
              <w:rPr>
                <w:noProof/>
                <w:webHidden/>
              </w:rPr>
              <w:tab/>
              <w:fldChar w:fldCharType="begin"/>
              <w:instrText xml:space="preserve"> PAGEREF _Toc232147223 \h </w:instrText>
              <w:fldChar w:fldCharType="separate"/>
              <w:t>72</w:t>
              <w:fldChar w:fldCharType="end"/>
            </w:r>
          </w:hyperlink>
        </w:p>
        <w:p w14:paraId="438891EB" w14:textId="799DDBC2"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24" w:history="1">
            <w:r>
              <w:rPr>
                <w:rStyle w:val="Hipervnculo"/>
              </w:rPr>
              <w:t>4. La distribución territorial</w:t>
            </w:r>
            <w:r>
              <w:rPr>
                <w:webHidden/>
              </w:rPr>
              <w:tab/>
              <w:fldChar w:fldCharType="begin"/>
              <w:instrText xml:space="preserve"> PAGEREF _Toc232147224 \h </w:instrText>
              <w:fldChar w:fldCharType="separate"/>
              <w:t>74</w:t>
              <w:fldChar w:fldCharType="end"/>
            </w:r>
          </w:hyperlink>
        </w:p>
        <w:p w14:paraId="6952C181" w14:textId="24F4DF60"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25" w:history="1">
            <w:r>
              <w:rPr>
                <w:rStyle w:val="Hipervnculo"/>
                <w:noProof/>
              </w:rPr>
              <w:t>4.1 Distribución por ciudad</w:t>
            </w:r>
            <w:r>
              <w:rPr>
                <w:noProof/>
                <w:webHidden/>
              </w:rPr>
              <w:tab/>
              <w:fldChar w:fldCharType="begin"/>
              <w:instrText xml:space="preserve"> PAGEREF _Toc232147225 \h </w:instrText>
              <w:fldChar w:fldCharType="separate"/>
              <w:t>74</w:t>
              <w:fldChar w:fldCharType="end"/>
            </w:r>
          </w:hyperlink>
        </w:p>
        <w:p w14:paraId="26D6699A" w14:textId="273B01F2"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26" w:history="1">
            <w:r>
              <w:rPr>
                <w:rStyle w:val="Hipervnculo"/>
                <w:noProof/>
              </w:rPr>
              <w:t>4.2 Distribución por región</w:t>
            </w:r>
            <w:r>
              <w:rPr>
                <w:noProof/>
                <w:webHidden/>
              </w:rPr>
              <w:tab/>
              <w:fldChar w:fldCharType="begin"/>
              <w:instrText xml:space="preserve"> PAGEREF _Toc232147226 \h </w:instrText>
              <w:fldChar w:fldCharType="separate"/>
              <w:t>74</w:t>
              <w:fldChar w:fldCharType="end"/>
            </w:r>
          </w:hyperlink>
        </w:p>
        <w:p w14:paraId="0A9DF677" w14:textId="61437C96"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27" w:history="1">
            <w:r>
              <w:rPr>
                <w:rStyle w:val="Hipervnculo"/>
                <w:noProof/>
              </w:rPr>
              <w:t>4.3 Distribución internacional</w:t>
            </w:r>
            <w:r>
              <w:rPr>
                <w:noProof/>
                <w:webHidden/>
              </w:rPr>
              <w:tab/>
              <w:fldChar w:fldCharType="begin"/>
              <w:instrText xml:space="preserve"> PAGEREF _Toc232147227 \h </w:instrText>
              <w:fldChar w:fldCharType="separate"/>
              <w:t>74</w:t>
              <w:fldChar w:fldCharType="end"/>
            </w:r>
          </w:hyperlink>
        </w:p>
        <w:p w14:paraId="6904EB93" w14:textId="6D84654B"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28" w:history="1">
            <w:r>
              <w:rPr>
                <w:rStyle w:val="Hipervnculo"/>
                <w:noProof/>
              </w:rPr>
              <w:t>4.4 Velocidad de crecimiento</w:t>
            </w:r>
            <w:r>
              <w:rPr>
                <w:noProof/>
                <w:webHidden/>
              </w:rPr>
              <w:tab/>
              <w:fldChar w:fldCharType="begin"/>
              <w:instrText xml:space="preserve"> PAGEREF _Toc232147228 \h </w:instrText>
              <w:fldChar w:fldCharType="separate"/>
              <w:t>74</w:t>
              <w:fldChar w:fldCharType="end"/>
            </w:r>
          </w:hyperlink>
        </w:p>
        <w:p w14:paraId="7CCE5704" w14:textId="20E655E4"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29" w:history="1">
            <w:r>
              <w:rPr>
                <w:rStyle w:val="Hipervnculo"/>
              </w:rPr>
              <w:t>5. El archivo histórico</w:t>
            </w:r>
            <w:r>
              <w:rPr>
                <w:webHidden/>
              </w:rPr>
              <w:tab/>
              <w:fldChar w:fldCharType="begin"/>
              <w:instrText xml:space="preserve"> PAGEREF _Toc232147229 \h </w:instrText>
              <w:fldChar w:fldCharType="separate"/>
              <w:t>76</w:t>
              <w:fldChar w:fldCharType="end"/>
            </w:r>
          </w:hyperlink>
        </w:p>
        <w:p w14:paraId="12ED34E2" w14:textId="3F1CA8F2"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30" w:history="1">
            <w:r>
              <w:rPr>
                <w:rStyle w:val="Hipervnculo"/>
                <w:noProof/>
              </w:rPr>
              <w:t>5.1 Qué contiene el archivo</w:t>
            </w:r>
            <w:r>
              <w:rPr>
                <w:noProof/>
                <w:webHidden/>
              </w:rPr>
              <w:tab/>
              <w:fldChar w:fldCharType="begin"/>
              <w:instrText xml:space="preserve"> PAGEREF _Toc232147230 \h </w:instrText>
              <w:fldChar w:fldCharType="separate"/>
              <w:t>76</w:t>
              <w:fldChar w:fldCharType="end"/>
            </w:r>
          </w:hyperlink>
        </w:p>
        <w:p w14:paraId="31128277" w14:textId="51FCE420"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31" w:history="1">
            <w:r>
              <w:rPr>
                <w:rStyle w:val="Hipervnculo"/>
                <w:noProof/>
              </w:rPr>
              <w:t>5.2 Persistencia y verificabilidad</w:t>
            </w:r>
            <w:r>
              <w:rPr>
                <w:noProof/>
                <w:webHidden/>
              </w:rPr>
              <w:tab/>
              <w:fldChar w:fldCharType="begin"/>
              <w:instrText xml:space="preserve"> PAGEREF _Toc232147231 \h </w:instrText>
              <w:fldChar w:fldCharType="separate"/>
              <w:t>76</w:t>
              <w:fldChar w:fldCharType="end"/>
            </w:r>
          </w:hyperlink>
        </w:p>
        <w:p w14:paraId="2E23EA32" w14:textId="3D420EEA"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32" w:history="1">
            <w:r>
              <w:rPr>
                <w:rStyle w:val="Hipervnculo"/>
                <w:noProof/>
              </w:rPr>
              <w:t>5.3 Lo que se elimina a los 90 días</w:t>
            </w:r>
            <w:r>
              <w:rPr>
                <w:noProof/>
                <w:webHidden/>
              </w:rPr>
              <w:tab/>
              <w:fldChar w:fldCharType="begin"/>
              <w:instrText xml:space="preserve"> PAGEREF _Toc232147232 \h </w:instrText>
              <w:fldChar w:fldCharType="separate"/>
              <w:t>76</w:t>
              <w:fldChar w:fldCharType="end"/>
            </w:r>
          </w:hyperlink>
        </w:p>
        <w:p w14:paraId="32DC4746" w14:textId="664264FD"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33" w:history="1">
            <w:r>
              <w:rPr>
                <w:rStyle w:val="Hipervnculo"/>
              </w:rPr>
              <w:t>6. El hash de integridad</w:t>
            </w:r>
            <w:r>
              <w:rPr>
                <w:webHidden/>
              </w:rPr>
              <w:tab/>
              <w:fldChar w:fldCharType="begin"/>
              <w:instrText xml:space="preserve"> PAGEREF _Toc232147233 \h </w:instrText>
              <w:fldChar w:fldCharType="separate"/>
              <w:t>77</w:t>
              <w:fldChar w:fldCharType="end"/>
            </w:r>
          </w:hyperlink>
        </w:p>
        <w:p w14:paraId="47A70A5E" w14:textId="6F9DB120"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34" w:history="1">
            <w:r>
              <w:rPr>
                <w:rStyle w:val="Hipervnculo"/>
                <w:noProof/>
              </w:rPr>
              <w:t>6.1 Qué es un hash</w:t>
            </w:r>
            <w:r>
              <w:rPr>
                <w:noProof/>
                <w:webHidden/>
              </w:rPr>
              <w:tab/>
              <w:fldChar w:fldCharType="begin"/>
              <w:instrText xml:space="preserve"> PAGEREF _Toc232147234 \h </w:instrText>
              <w:fldChar w:fldCharType="separate"/>
              <w:t>77</w:t>
              <w:fldChar w:fldCharType="end"/>
            </w:r>
          </w:hyperlink>
        </w:p>
        <w:p w14:paraId="6E458BFE" w14:textId="31C3D474"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35" w:history="1">
            <w:r>
              <w:rPr>
                <w:rStyle w:val="Hipervnculo"/>
                <w:noProof/>
              </w:rPr>
              <w:t>6.2 Qué cubre el hash</w:t>
            </w:r>
            <w:r>
              <w:rPr>
                <w:noProof/>
                <w:webHidden/>
              </w:rPr>
              <w:tab/>
              <w:fldChar w:fldCharType="begin"/>
              <w:instrText xml:space="preserve"> PAGEREF _Toc232147235 \h </w:instrText>
              <w:fldChar w:fldCharType="separate"/>
              <w:t>77</w:t>
              <w:fldChar w:fldCharType="end"/>
            </w:r>
          </w:hyperlink>
        </w:p>
        <w:p w14:paraId="7D1872ED" w14:textId="439CF8B6"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36" w:history="1">
            <w:r>
              <w:rPr>
                <w:rStyle w:val="Hipervnculo"/>
                <w:noProof/>
              </w:rPr>
              <w:t>6.3 Versiones del hash</w:t>
            </w:r>
            <w:r>
              <w:rPr>
                <w:noProof/>
                <w:webHidden/>
              </w:rPr>
              <w:tab/>
              <w:fldChar w:fldCharType="begin"/>
              <w:instrText xml:space="preserve"> PAGEREF _Toc232147236 \h </w:instrText>
              <w:fldChar w:fldCharType="separate"/>
              <w:t>78</w:t>
              <w:fldChar w:fldCharType="end"/>
            </w:r>
          </w:hyperlink>
        </w:p>
        <w:p w14:paraId="2DFDDE6B" w14:textId="6CE0F8C1"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37" w:history="1">
            <w:r>
              <w:rPr>
                <w:rStyle w:val="Hipervnculo"/>
              </w:rPr>
              <w:t>7. Los public commitments</w:t>
            </w:r>
            <w:r>
              <w:rPr>
                <w:webHidden/>
              </w:rPr>
              <w:tab/>
              <w:fldChar w:fldCharType="begin"/>
              <w:instrText xml:space="preserve"> PAGEREF _Toc232147237 \h </w:instrText>
              <w:fldChar w:fldCharType="separate"/>
              <w:t>79</w:t>
              <w:fldChar w:fldCharType="end"/>
            </w:r>
          </w:hyperlink>
        </w:p>
        <w:p w14:paraId="7F4A6D22" w14:textId="4B368A48"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38" w:history="1">
            <w:r>
              <w:rPr>
                <w:rStyle w:val="Hipervnculo"/>
                <w:noProof/>
              </w:rPr>
              <w:t>7.1 El problema que resuelven</w:t>
            </w:r>
            <w:r>
              <w:rPr>
                <w:noProof/>
                <w:webHidden/>
              </w:rPr>
              <w:tab/>
              <w:fldChar w:fldCharType="begin"/>
              <w:instrText xml:space="preserve"> PAGEREF _Toc232147238 \h </w:instrText>
              <w:fldChar w:fldCharType="separate"/>
              <w:t>79</w:t>
              <w:fldChar w:fldCharType="end"/>
            </w:r>
          </w:hyperlink>
        </w:p>
        <w:p w14:paraId="6549AF61" w14:textId="3AC9CF2A"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39" w:history="1">
            <w:r>
              <w:rPr>
                <w:rStyle w:val="Hipervnculo"/>
                <w:noProof/>
              </w:rPr>
              <w:t>7.2 Propiedades de los public commitments</w:t>
            </w:r>
            <w:r>
              <w:rPr>
                <w:noProof/>
                <w:webHidden/>
              </w:rPr>
              <w:tab/>
              <w:fldChar w:fldCharType="begin"/>
              <w:instrText xml:space="preserve"> PAGEREF _Toc232147239 \h </w:instrText>
              <w:fldChar w:fldCharType="separate"/>
              <w:t>79</w:t>
              <w:fldChar w:fldCharType="end"/>
            </w:r>
          </w:hyperlink>
        </w:p>
        <w:p w14:paraId="56DA0A28" w14:textId="609B5F50"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40" w:history="1">
            <w:r>
              <w:rPr>
                <w:rStyle w:val="Hipervnculo"/>
                <w:noProof/>
              </w:rPr>
              <w:t>7.3 Dónde están disponibles</w:t>
            </w:r>
            <w:r>
              <w:rPr>
                <w:noProof/>
                <w:webHidden/>
              </w:rPr>
              <w:tab/>
              <w:fldChar w:fldCharType="begin"/>
              <w:instrText xml:space="preserve"> PAGEREF _Toc232147240 \h </w:instrText>
              <w:fldChar w:fldCharType="separate"/>
              <w:t>79</w:t>
              <w:fldChar w:fldCharType="end"/>
            </w:r>
          </w:hyperlink>
        </w:p>
        <w:p w14:paraId="05C48C48" w14:textId="13F43AC4"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41" w:history="1">
            <w:r>
              <w:rPr>
                <w:rStyle w:val="Hipervnculo"/>
              </w:rPr>
              <w:t>8. La tabla integrity_records</w:t>
            </w:r>
            <w:r>
              <w:rPr>
                <w:webHidden/>
              </w:rPr>
              <w:tab/>
              <w:fldChar w:fldCharType="begin"/>
              <w:instrText xml:space="preserve"> PAGEREF _Toc232147241 \h </w:instrText>
              <w:fldChar w:fldCharType="separate"/>
              <w:t>80</w:t>
              <w:fldChar w:fldCharType="end"/>
            </w:r>
          </w:hyperlink>
        </w:p>
        <w:p w14:paraId="60466146" w14:textId="76AC4485"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42" w:history="1">
            <w:r>
              <w:rPr>
                <w:rStyle w:val="Hipervnculo"/>
                <w:noProof/>
              </w:rPr>
              <w:t>8.1 El problema</w:t>
            </w:r>
            <w:r>
              <w:rPr>
                <w:noProof/>
                <w:webHidden/>
              </w:rPr>
              <w:tab/>
              <w:fldChar w:fldCharType="begin"/>
              <w:instrText xml:space="preserve"> PAGEREF _Toc232147242 \h </w:instrText>
              <w:fldChar w:fldCharType="separate"/>
              <w:t>80</w:t>
              <w:fldChar w:fldCharType="end"/>
            </w:r>
          </w:hyperlink>
        </w:p>
        <w:p w14:paraId="070EA056" w14:textId="6EE6B0D2"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43" w:history="1">
            <w:r>
              <w:rPr>
                <w:rStyle w:val="Hipervnculo"/>
                <w:noProof/>
              </w:rPr>
              <w:t>8.2 La solución</w:t>
            </w:r>
            <w:r>
              <w:rPr>
                <w:noProof/>
                <w:webHidden/>
              </w:rPr>
              <w:tab/>
              <w:fldChar w:fldCharType="begin"/>
              <w:instrText xml:space="preserve"> PAGEREF _Toc232147243 \h </w:instrText>
              <w:fldChar w:fldCharType="separate"/>
              <w:t>80</w:t>
              <w:fldChar w:fldCharType="end"/>
            </w:r>
          </w:hyperlink>
        </w:p>
        <w:p w14:paraId="5729B7EA" w14:textId="4797968D"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44" w:history="1">
            <w:r>
              <w:rPr>
                <w:rStyle w:val="Hipervnculo"/>
                <w:noProof/>
              </w:rPr>
              <w:t>8.3 Lo que integrity_records no contiene</w:t>
            </w:r>
            <w:r>
              <w:rPr>
                <w:noProof/>
                <w:webHidden/>
              </w:rPr>
              <w:tab/>
              <w:fldChar w:fldCharType="begin"/>
              <w:instrText xml:space="preserve"> PAGEREF _Toc232147244 \h </w:instrText>
              <w:fldChar w:fldCharType="separate"/>
              <w:t>80</w:t>
              <w:fldChar w:fldCharType="end"/>
            </w:r>
          </w:hyperlink>
        </w:p>
        <w:p w14:paraId="76818072" w14:textId="0C5AC1C1"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45" w:history="1">
            <w:r>
              <w:rPr>
                <w:rStyle w:val="Hipervnculo"/>
              </w:rPr>
              <w:t>9. El verificador integrado</w:t>
            </w:r>
            <w:r>
              <w:rPr>
                <w:webHidden/>
              </w:rPr>
              <w:tab/>
              <w:fldChar w:fldCharType="begin"/>
              <w:instrText xml:space="preserve"> PAGEREF _Toc232147245 \h </w:instrText>
              <w:fldChar w:fldCharType="separate"/>
              <w:t>81</w:t>
              <w:fldChar w:fldCharType="end"/>
            </w:r>
          </w:hyperlink>
        </w:p>
        <w:p w14:paraId="61297997" w14:textId="5A0519BE"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46" w:history="1">
            <w:r>
              <w:rPr>
                <w:rStyle w:val="Hipervnculo"/>
                <w:noProof/>
              </w:rPr>
              <w:t>9.1 Cómo usar el verificador</w:t>
            </w:r>
            <w:r>
              <w:rPr>
                <w:noProof/>
                <w:webHidden/>
              </w:rPr>
              <w:tab/>
              <w:fldChar w:fldCharType="begin"/>
              <w:instrText xml:space="preserve"> PAGEREF _Toc232147246 \h </w:instrText>
              <w:fldChar w:fldCharType="separate"/>
              <w:t>81</w:t>
              <w:fldChar w:fldCharType="end"/>
            </w:r>
          </w:hyperlink>
        </w:p>
        <w:p w14:paraId="0F2A9084" w14:textId="33E67A0E"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47" w:history="1">
            <w:r>
              <w:rPr>
                <w:rStyle w:val="Hipervnculo"/>
                <w:noProof/>
              </w:rPr>
              <w:t>9.2 Interpretación de los resultados</w:t>
            </w:r>
            <w:r>
              <w:rPr>
                <w:noProof/>
                <w:webHidden/>
              </w:rPr>
              <w:tab/>
              <w:fldChar w:fldCharType="begin"/>
              <w:instrText xml:space="preserve"> PAGEREF _Toc232147247 \h </w:instrText>
              <w:fldChar w:fldCharType="separate"/>
              <w:t>81</w:t>
              <w:fldChar w:fldCharType="end"/>
            </w:r>
          </w:hyperlink>
        </w:p>
        <w:p w14:paraId="6EF6D8B0" w14:textId="112E1C57"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48" w:history="1">
            <w:r>
              <w:rPr>
                <w:rStyle w:val="Hipervnculo"/>
                <w:noProof/>
              </w:rPr>
              <w:t>9.3 Verificación manual para técnicos</w:t>
            </w:r>
            <w:r>
              <w:rPr>
                <w:noProof/>
                <w:webHidden/>
              </w:rPr>
              <w:tab/>
              <w:fldChar w:fldCharType="begin"/>
              <w:instrText xml:space="preserve"> PAGEREF _Toc232147248 \h </w:instrText>
              <w:fldChar w:fldCharType="separate"/>
              <w:t>81</w:t>
              <w:fldChar w:fldCharType="end"/>
            </w:r>
          </w:hyperlink>
        </w:p>
        <w:p w14:paraId="0EE3D5BF" w14:textId="31493CF3"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49" w:history="1">
            <w:r>
              <w:rPr>
                <w:rStyle w:val="Hipervnculo"/>
              </w:rPr>
              <w:t>10. El integrity log de GitHub</w:t>
            </w:r>
            <w:r>
              <w:rPr>
                <w:webHidden/>
              </w:rPr>
              <w:tab/>
              <w:fldChar w:fldCharType="begin"/>
              <w:instrText xml:space="preserve"> PAGEREF _Toc232147249 \h </w:instrText>
              <w:fldChar w:fldCharType="separate"/>
              <w:t>83</w:t>
              <w:fldChar w:fldCharType="end"/>
            </w:r>
          </w:hyperlink>
        </w:p>
        <w:p w14:paraId="558BB2F6" w14:textId="51209FFF"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50" w:history="1">
            <w:r>
              <w:rPr>
                <w:rStyle w:val="Hipervnculo"/>
                <w:noProof/>
              </w:rPr>
              <w:t>10.1 Por qué es importante el anclaje externo</w:t>
            </w:r>
            <w:r>
              <w:rPr>
                <w:noProof/>
                <w:webHidden/>
              </w:rPr>
              <w:tab/>
              <w:fldChar w:fldCharType="begin"/>
              <w:instrText xml:space="preserve"> PAGEREF _Toc232147250 \h </w:instrText>
              <w:fldChar w:fldCharType="separate"/>
              <w:t>83</w:t>
              <w:fldChar w:fldCharType="end"/>
            </w:r>
          </w:hyperlink>
        </w:p>
        <w:p w14:paraId="6B5D7882" w14:textId="7A92DAE9"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51" w:history="1">
            <w:r>
              <w:rPr>
                <w:rStyle w:val="Hipervnculo"/>
                <w:noProof/>
              </w:rPr>
              <w:t>10.2 Estructura del log</w:t>
            </w:r>
            <w:r>
              <w:rPr>
                <w:noProof/>
                <w:webHidden/>
              </w:rPr>
              <w:tab/>
              <w:fldChar w:fldCharType="begin"/>
              <w:instrText xml:space="preserve"> PAGEREF _Toc232147251 \h </w:instrText>
              <w:fldChar w:fldCharType="separate"/>
              <w:t>83</w:t>
              <w:fldChar w:fldCharType="end"/>
            </w:r>
          </w:hyperlink>
        </w:p>
        <w:p w14:paraId="7BE4F7B4" w14:textId="663A4675"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52" w:history="1">
            <w:r>
              <w:rPr>
                <w:rStyle w:val="Hipervnculo"/>
                <w:noProof/>
              </w:rPr>
              <w:t>10.3 Cómo verificar usando el log</w:t>
            </w:r>
            <w:r>
              <w:rPr>
                <w:noProof/>
                <w:webHidden/>
              </w:rPr>
              <w:tab/>
              <w:fldChar w:fldCharType="begin"/>
              <w:instrText xml:space="preserve"> PAGEREF _Toc232147252 \h </w:instrText>
              <w:fldChar w:fldCharType="separate"/>
              <w:t>83</w:t>
              <w:fldChar w:fldCharType="end"/>
            </w:r>
          </w:hyperlink>
        </w:p>
        <w:p w14:paraId="19FFA490" w14:textId="7D633783"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53" w:history="1">
            <w:r>
              <w:rPr>
                <w:rStyle w:val="Hipervnculo"/>
                <w:noProof/>
              </w:rPr>
              <w:t>10.4 Estado actual</w:t>
            </w:r>
            <w:r>
              <w:rPr>
                <w:noProof/>
                <w:webHidden/>
              </w:rPr>
              <w:tab/>
              <w:fldChar w:fldCharType="begin"/>
              <w:instrText xml:space="preserve"> PAGEREF _Toc232147253 \h </w:instrText>
              <w:fldChar w:fldCharType="separate"/>
              <w:t>84</w:t>
              <w:fldChar w:fldCharType="end"/>
            </w:r>
          </w:hyperlink>
        </w:p>
        <w:p w14:paraId="7F58D8A3" w14:textId="0B16565B"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54" w:history="1">
            <w:r>
              <w:rPr>
                <w:rStyle w:val="Hipervnculo"/>
              </w:rPr>
              <w:t>11. La API pública</w:t>
            </w:r>
            <w:r>
              <w:rPr>
                <w:webHidden/>
              </w:rPr>
              <w:tab/>
              <w:fldChar w:fldCharType="begin"/>
              <w:instrText xml:space="preserve"> PAGEREF _Toc232147254 \h </w:instrText>
              <w:fldChar w:fldCharType="separate"/>
              <w:t>85</w:t>
              <w:fldChar w:fldCharType="end"/>
            </w:r>
          </w:hyperlink>
        </w:p>
        <w:p w14:paraId="0E7BEB7D" w14:textId="3A0DAB77"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55" w:history="1">
            <w:r>
              <w:rPr>
                <w:rStyle w:val="Hipervnculo"/>
                <w:noProof/>
              </w:rPr>
              <w:t>11.1 Características de la API</w:t>
            </w:r>
            <w:r>
              <w:rPr>
                <w:noProof/>
                <w:webHidden/>
              </w:rPr>
              <w:tab/>
              <w:fldChar w:fldCharType="begin"/>
              <w:instrText xml:space="preserve"> PAGEREF _Toc232147255 \h </w:instrText>
              <w:fldChar w:fldCharType="separate"/>
              <w:t>85</w:t>
              <w:fldChar w:fldCharType="end"/>
            </w:r>
          </w:hyperlink>
        </w:p>
        <w:p w14:paraId="4305E111" w14:textId="447F9655"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56" w:history="1">
            <w:r>
              <w:rPr>
                <w:rStyle w:val="Hipervnculo"/>
                <w:noProof/>
              </w:rPr>
              <w:t>11.2 Endpoints disponibles</w:t>
            </w:r>
            <w:r>
              <w:rPr>
                <w:noProof/>
                <w:webHidden/>
              </w:rPr>
              <w:tab/>
              <w:fldChar w:fldCharType="begin"/>
              <w:instrText xml:space="preserve"> PAGEREF _Toc232147256 \h </w:instrText>
              <w:fldChar w:fldCharType="separate"/>
              <w:t>85</w:t>
              <w:fldChar w:fldCharType="end"/>
            </w:r>
          </w:hyperlink>
        </w:p>
        <w:p w14:paraId="53982E07" w14:textId="2249B809"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57" w:history="1">
            <w:r>
              <w:rPr>
                <w:rStyle w:val="Hipervnculo"/>
                <w:noProof/>
              </w:rPr>
              <w:t>11.3 Uso del endpoint de integridad</w:t>
            </w:r>
            <w:r>
              <w:rPr>
                <w:noProof/>
                <w:webHidden/>
              </w:rPr>
              <w:tab/>
              <w:fldChar w:fldCharType="begin"/>
              <w:instrText xml:space="preserve"> PAGEREF _Toc232147257 \h </w:instrText>
              <w:fldChar w:fldCharType="separate"/>
              <w:t>85</w:t>
              <w:fldChar w:fldCharType="end"/>
            </w:r>
          </w:hyperlink>
        </w:p>
        <w:p w14:paraId="102AAF1E" w14:textId="2AD88A9B"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58" w:history="1">
            <w:r>
              <w:rPr>
                <w:rStyle w:val="Hipervnculo"/>
              </w:rPr>
              <w:t>12. Cómo puede un tercero verificar un informe</w:t>
            </w:r>
            <w:r>
              <w:rPr>
                <w:webHidden/>
              </w:rPr>
              <w:tab/>
              <w:fldChar w:fldCharType="begin"/>
              <w:instrText xml:space="preserve"> PAGEREF _Toc232147258 \h </w:instrText>
              <w:fldChar w:fldCharType="separate"/>
              <w:t>87</w:t>
              <w:fldChar w:fldCharType="end"/>
            </w:r>
          </w:hyperlink>
        </w:p>
        <w:p w14:paraId="508CCCF1" w14:textId="46CA927C"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59" w:history="1">
            <w:r>
              <w:rPr>
                <w:rStyle w:val="Hipervnculo"/>
                <w:noProof/>
              </w:rPr>
              <w:t>12.1 Qué puede verificar un tercero</w:t>
            </w:r>
            <w:r>
              <w:rPr>
                <w:noProof/>
                <w:webHidden/>
              </w:rPr>
              <w:tab/>
              <w:fldChar w:fldCharType="begin"/>
              <w:instrText xml:space="preserve"> PAGEREF _Toc232147259 \h </w:instrText>
              <w:fldChar w:fldCharType="separate"/>
              <w:t>87</w:t>
              <w:fldChar w:fldCharType="end"/>
            </w:r>
          </w:hyperlink>
        </w:p>
        <w:p w14:paraId="449F187C" w14:textId="2E042DD3"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60" w:history="1">
            <w:r>
              <w:rPr>
                <w:rStyle w:val="Hipervnculo"/>
                <w:noProof/>
              </w:rPr>
              <w:t>12.2 Proceso de verificación paso a paso</w:t>
            </w:r>
            <w:r>
              <w:rPr>
                <w:noProof/>
                <w:webHidden/>
              </w:rPr>
              <w:tab/>
              <w:fldChar w:fldCharType="begin"/>
              <w:instrText xml:space="preserve"> PAGEREF _Toc232147260 \h </w:instrText>
              <w:fldChar w:fldCharType="separate"/>
              <w:t>87</w:t>
              <w:fldChar w:fldCharType="end"/>
            </w:r>
          </w:hyperlink>
        </w:p>
        <w:p w14:paraId="267B2C35" w14:textId="599B2E5B" w:rsidR="007B6BFE" w:rsidRDefault="007B6BFE">
          <w:pPr>
            <w:pStyle w:val="TDC2"/>
          </w:pPr>
          <w:hyperlink w:anchor="_Toc232147261" w:history="1">
            <w:r>
              <w:rPr>
                <w:rStyle w:val="Hipervnculo"/>
                <w:noProof/>
              </w:rPr>
              <w:t>12.3 Limitaciones de la verificación pública</w:t>
            </w:r>
            <w:r>
              <w:rPr>
                <w:noProof/>
                <w:webHidden/>
              </w:rPr>
              <w:tab/>
              <w:fldChar w:fldCharType="begin"/>
              <w:instrText xml:space="preserve"> PAGEREF _Toc232147261 \h </w:instrText>
              <w:fldChar w:fldCharType="separate"/>
              <w:t>88</w:t>
              <w:fldChar w:fldCharType="end"/>
            </w:r>
          </w:hyperlink>
        </w:p>
        <w:p w14:paraId="6C773A57" w14:textId="77777777" w:rsidR="009A40DF" w:rsidRPr="009A40DF" w:rsidRDefault="009A40DF" w:rsidP="009A40DF"/>
        <w:p w14:paraId="5E5BBAF4" w14:textId="20BB6AF4"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62" w:history="1">
            <w:r>
              <w:rPr>
                <w:rStyle w:val="Hipervnculo"/>
              </w:rPr>
              <w:t>PARTE VII — POLÍTICA DE FINANCIACIÓN E INDEPENDENCIA</w:t>
            </w:r>
            <w:r>
              <w:rPr>
                <w:webHidden/>
              </w:rPr>
              <w:tab/>
              <w:fldChar w:fldCharType="begin"/>
              <w:instrText xml:space="preserve"> PAGEREF _Toc232147262 \h </w:instrText>
              <w:fldChar w:fldCharType="separate"/>
              <w:t>89</w:t>
              <w:fldChar w:fldCharType="end"/>
            </w:r>
          </w:hyperlink>
        </w:p>
        <w:p w14:paraId="00200A58" w14:textId="731DF711"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63" w:history="1">
            <w:r>
              <w:rPr>
                <w:rStyle w:val="Hipervnculo"/>
              </w:rPr>
              <w:t>Introducción</w:t>
            </w:r>
            <w:r>
              <w:rPr>
                <w:webHidden/>
              </w:rPr>
              <w:tab/>
              <w:fldChar w:fldCharType="begin"/>
              <w:instrText xml:space="preserve"> PAGEREF _Toc232147263 \h </w:instrText>
              <w:fldChar w:fldCharType="separate"/>
              <w:t>89</w:t>
              <w:fldChar w:fldCharType="end"/>
            </w:r>
          </w:hyperlink>
        </w:p>
        <w:p w14:paraId="6839946E" w14:textId="0806B606"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64" w:history="1">
            <w:r>
              <w:rPr>
                <w:rStyle w:val="Hipervnculo"/>
              </w:rPr>
              <w:t>1. Por qué Voice Protest rechaza la publicidad</w:t>
            </w:r>
            <w:r>
              <w:rPr>
                <w:webHidden/>
              </w:rPr>
              <w:tab/>
              <w:fldChar w:fldCharType="begin"/>
              <w:instrText xml:space="preserve"> PAGEREF _Toc232147264 \h </w:instrText>
              <w:fldChar w:fldCharType="separate"/>
              <w:t>90</w:t>
              <w:fldChar w:fldCharType="end"/>
            </w:r>
          </w:hyperlink>
        </w:p>
        <w:p w14:paraId="04001E3A" w14:textId="0240F93F"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65" w:history="1">
            <w:r>
              <w:rPr>
                <w:rStyle w:val="Hipervnculo"/>
              </w:rPr>
              <w:t>2. Por qué Voice Protest no vende datos</w:t>
            </w:r>
            <w:r>
              <w:rPr>
                <w:webHidden/>
              </w:rPr>
              <w:tab/>
              <w:fldChar w:fldCharType="begin"/>
              <w:instrText xml:space="preserve"> PAGEREF _Toc232147265 \h </w:instrText>
              <w:fldChar w:fldCharType="separate"/>
              <w:t>91</w:t>
              <w:fldChar w:fldCharType="end"/>
            </w:r>
          </w:hyperlink>
        </w:p>
        <w:p w14:paraId="139445E7" w14:textId="3F7BB4C7"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66" w:history="1">
            <w:r>
              <w:rPr>
                <w:rStyle w:val="Hipervnculo"/>
              </w:rPr>
              <w:t>3. Por qué Voice Protest rechaza la financiación institucional</w:t>
            </w:r>
            <w:r>
              <w:rPr>
                <w:webHidden/>
              </w:rPr>
              <w:tab/>
              <w:fldChar w:fldCharType="begin"/>
              <w:instrText xml:space="preserve"> PAGEREF _Toc232147266 \h </w:instrText>
              <w:fldChar w:fldCharType="separate"/>
              <w:t>92</w:t>
              <w:fldChar w:fldCharType="end"/>
            </w:r>
          </w:hyperlink>
        </w:p>
        <w:p w14:paraId="3A4A768D" w14:textId="48386D59"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67" w:history="1">
            <w:r>
              <w:rPr>
                <w:rStyle w:val="Hipervnculo"/>
              </w:rPr>
              <w:t>4. La financiación ciudadana</w:t>
            </w:r>
            <w:r>
              <w:rPr>
                <w:webHidden/>
              </w:rPr>
              <w:tab/>
              <w:fldChar w:fldCharType="begin"/>
              <w:instrText xml:space="preserve"> PAGEREF _Toc232147267 \h </w:instrText>
              <w:fldChar w:fldCharType="separate"/>
              <w:t>93</w:t>
              <w:fldChar w:fldCharType="end"/>
            </w:r>
          </w:hyperlink>
        </w:p>
        <w:p w14:paraId="55B2CB93" w14:textId="0923D024"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68" w:history="1">
            <w:r>
              <w:rPr>
                <w:rStyle w:val="Hipervnculo"/>
                <w:noProof/>
              </w:rPr>
              <w:t>4.1 Quién puede donar</w:t>
            </w:r>
            <w:r>
              <w:rPr>
                <w:noProof/>
                <w:webHidden/>
              </w:rPr>
              <w:tab/>
              <w:fldChar w:fldCharType="begin"/>
              <w:instrText xml:space="preserve"> PAGEREF _Toc232147268 \h </w:instrText>
              <w:fldChar w:fldCharType="separate"/>
              <w:t>93</w:t>
              <w:fldChar w:fldCharType="end"/>
            </w:r>
          </w:hyperlink>
        </w:p>
        <w:p w14:paraId="4738A3C3" w14:textId="6BDC794F"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69" w:history="1">
            <w:r>
              <w:rPr>
                <w:rStyle w:val="Hipervnculo"/>
                <w:noProof/>
              </w:rPr>
              <w:t>4.2 Límites por donación</w:t>
            </w:r>
            <w:r>
              <w:rPr>
                <w:noProof/>
                <w:webHidden/>
              </w:rPr>
              <w:tab/>
              <w:fldChar w:fldCharType="begin"/>
              <w:instrText xml:space="preserve"> PAGEREF _Toc232147269 \h </w:instrText>
              <w:fldChar w:fldCharType="separate"/>
              <w:t>93</w:t>
              <w:fldChar w:fldCharType="end"/>
            </w:r>
          </w:hyperlink>
        </w:p>
        <w:p w14:paraId="62EF561D" w14:textId="5F3B30BB"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70" w:history="1">
            <w:r>
              <w:rPr>
                <w:rStyle w:val="Hipervnculo"/>
                <w:noProof/>
              </w:rPr>
              <w:t>4.3 Anonimato de los donantes</w:t>
            </w:r>
            <w:r>
              <w:rPr>
                <w:noProof/>
                <w:webHidden/>
              </w:rPr>
              <w:tab/>
              <w:fldChar w:fldCharType="begin"/>
              <w:instrText xml:space="preserve"> PAGEREF _Toc232147270 \h </w:instrText>
              <w:fldChar w:fldCharType="separate"/>
              <w:t>93</w:t>
              <w:fldChar w:fldCharType="end"/>
            </w:r>
          </w:hyperlink>
        </w:p>
        <w:p w14:paraId="12C7946B" w14:textId="572215C2"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71" w:history="1">
            <w:r>
              <w:rPr>
                <w:rStyle w:val="Hipervnculo"/>
              </w:rPr>
              <w:t>5. Las donaciones por convocatoria</w:t>
            </w:r>
            <w:r>
              <w:rPr>
                <w:webHidden/>
              </w:rPr>
              <w:tab/>
              <w:fldChar w:fldCharType="begin"/>
              <w:instrText xml:space="preserve"> PAGEREF _Toc232147271 \h </w:instrText>
              <w:fldChar w:fldCharType="separate"/>
              <w:t>94</w:t>
              <w:fldChar w:fldCharType="end"/>
            </w:r>
          </w:hyperlink>
        </w:p>
        <w:p w14:paraId="0D958658" w14:textId="7145E698"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72" w:history="1">
            <w:r>
              <w:rPr>
                <w:rStyle w:val="Hipervnculo"/>
                <w:noProof/>
              </w:rPr>
              <w:t>5.1 Para qué sirven</w:t>
            </w:r>
            <w:r>
              <w:rPr>
                <w:noProof/>
                <w:webHidden/>
              </w:rPr>
              <w:tab/>
              <w:fldChar w:fldCharType="begin"/>
              <w:instrText xml:space="preserve"> PAGEREF _Toc232147272 \h </w:instrText>
              <w:fldChar w:fldCharType="separate"/>
              <w:t>94</w:t>
              <w:fldChar w:fldCharType="end"/>
            </w:r>
          </w:hyperlink>
        </w:p>
        <w:p w14:paraId="3C4F9DA9" w14:textId="69F17204"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73" w:history="1">
            <w:r>
              <w:rPr>
                <w:rStyle w:val="Hipervnculo"/>
                <w:noProof/>
              </w:rPr>
              <w:t>5.2 Quién puede donar a una convocatoria</w:t>
            </w:r>
            <w:r>
              <w:rPr>
                <w:noProof/>
                <w:webHidden/>
              </w:rPr>
              <w:tab/>
              <w:fldChar w:fldCharType="begin"/>
              <w:instrText xml:space="preserve"> PAGEREF _Toc232147273 \h </w:instrText>
              <w:fldChar w:fldCharType="separate"/>
              <w:t>94</w:t>
              <w:fldChar w:fldCharType="end"/>
            </w:r>
          </w:hyperlink>
        </w:p>
        <w:p w14:paraId="55601F01" w14:textId="6E9AD774"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74" w:history="1">
            <w:r>
              <w:rPr>
                <w:rStyle w:val="Hipervnculo"/>
                <w:noProof/>
              </w:rPr>
              <w:t>5.3 Qué pasa con el saldo no utilizado</w:t>
            </w:r>
            <w:r>
              <w:rPr>
                <w:noProof/>
                <w:webHidden/>
              </w:rPr>
              <w:tab/>
              <w:fldChar w:fldCharType="begin"/>
              <w:instrText xml:space="preserve"> PAGEREF _Toc232147274 \h </w:instrText>
              <w:fldChar w:fldCharType="separate"/>
              <w:t>94</w:t>
              <w:fldChar w:fldCharType="end"/>
            </w:r>
          </w:hyperlink>
        </w:p>
        <w:p w14:paraId="6392558F" w14:textId="0925A8E9"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75" w:history="1">
            <w:r>
              <w:rPr>
                <w:rStyle w:val="Hipervnculo"/>
              </w:rPr>
              <w:t>6. El coste real de una adhesión</w:t>
            </w:r>
            <w:r>
              <w:rPr>
                <w:webHidden/>
              </w:rPr>
              <w:tab/>
              <w:fldChar w:fldCharType="begin"/>
              <w:instrText xml:space="preserve"> PAGEREF _Toc232147275 \h </w:instrText>
              <w:fldChar w:fldCharType="separate"/>
              <w:t>95</w:t>
              <w:fldChar w:fldCharType="end"/>
            </w:r>
          </w:hyperlink>
        </w:p>
        <w:p w14:paraId="7FE933E0" w14:textId="5E7F3B0C"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76" w:history="1">
            <w:r>
              <w:rPr>
                <w:rStyle w:val="Hipervnculo"/>
                <w:noProof/>
              </w:rPr>
              <w:t>6.1 Desglose de costes</w:t>
            </w:r>
            <w:r>
              <w:rPr>
                <w:noProof/>
                <w:webHidden/>
              </w:rPr>
              <w:tab/>
              <w:fldChar w:fldCharType="begin"/>
              <w:instrText xml:space="preserve"> PAGEREF _Toc232147276 \h </w:instrText>
              <w:fldChar w:fldCharType="separate"/>
              <w:t>95</w:t>
              <w:fldChar w:fldCharType="end"/>
            </w:r>
          </w:hyperlink>
        </w:p>
        <w:p w14:paraId="30780BEA" w14:textId="438D1F88"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77" w:history="1">
            <w:r>
              <w:rPr>
                <w:rStyle w:val="Hipervnculo"/>
                <w:noProof/>
              </w:rPr>
              <w:t>6.2 Por qué el coste es importante</w:t>
            </w:r>
            <w:r>
              <w:rPr>
                <w:noProof/>
                <w:webHidden/>
              </w:rPr>
              <w:tab/>
              <w:fldChar w:fldCharType="begin"/>
              <w:instrText xml:space="preserve"> PAGEREF _Toc232147277 \h </w:instrText>
              <w:fldChar w:fldCharType="separate"/>
              <w:t>95</w:t>
              <w:fldChar w:fldCharType="end"/>
            </w:r>
          </w:hyperlink>
        </w:p>
        <w:p w14:paraId="086DED72" w14:textId="4180D2B4"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78" w:history="1">
            <w:r>
              <w:rPr>
                <w:rStyle w:val="Hipervnculo"/>
              </w:rPr>
              <w:t>7. El reparto entre convocatoria y plataforma</w:t>
            </w:r>
            <w:r>
              <w:rPr>
                <w:webHidden/>
              </w:rPr>
              <w:tab/>
              <w:fldChar w:fldCharType="begin"/>
              <w:instrText xml:space="preserve"> PAGEREF _Toc232147278 \h </w:instrText>
              <w:fldChar w:fldCharType="separate"/>
              <w:t>96</w:t>
              <w:fldChar w:fldCharType="end"/>
            </w:r>
          </w:hyperlink>
        </w:p>
        <w:p w14:paraId="7C3AF54B" w14:textId="1819DD1A"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79" w:history="1">
            <w:r>
              <w:rPr>
                <w:rStyle w:val="Hipervnculo"/>
                <w:noProof/>
              </w:rPr>
              <w:t>7.1 La distribución actual</w:t>
            </w:r>
            <w:r>
              <w:rPr>
                <w:noProof/>
                <w:webHidden/>
              </w:rPr>
              <w:tab/>
              <w:fldChar w:fldCharType="begin"/>
              <w:instrText xml:space="preserve"> PAGEREF _Toc232147279 \h </w:instrText>
              <w:fldChar w:fldCharType="separate"/>
              <w:t>96</w:t>
              <w:fldChar w:fldCharType="end"/>
            </w:r>
          </w:hyperlink>
        </w:p>
        <w:p w14:paraId="7CE13800" w14:textId="4EEE4484"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80" w:history="1">
            <w:r>
              <w:rPr>
                <w:rStyle w:val="Hipervnculo"/>
                <w:noProof/>
              </w:rPr>
              <w:t>7.2 Por qué un reparto explícito</w:t>
            </w:r>
            <w:r>
              <w:rPr>
                <w:noProof/>
                <w:webHidden/>
              </w:rPr>
              <w:tab/>
              <w:fldChar w:fldCharType="begin"/>
              <w:instrText xml:space="preserve"> PAGEREF _Toc232147280 \h </w:instrText>
              <w:fldChar w:fldCharType="separate"/>
              <w:t>96</w:t>
              <w:fldChar w:fldCharType="end"/>
            </w:r>
          </w:hyperlink>
        </w:p>
        <w:p w14:paraId="672E5EA5" w14:textId="6DB42193"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81" w:history="1">
            <w:r>
              <w:rPr>
                <w:rStyle w:val="Hipervnculo"/>
                <w:noProof/>
              </w:rPr>
              <w:t>7.3 Evolución futura</w:t>
            </w:r>
            <w:r>
              <w:rPr>
                <w:noProof/>
                <w:webHidden/>
              </w:rPr>
              <w:tab/>
              <w:fldChar w:fldCharType="begin"/>
              <w:instrText xml:space="preserve"> PAGEREF _Toc232147281 \h </w:instrText>
              <w:fldChar w:fldCharType="separate"/>
              <w:t>96</w:t>
              <w:fldChar w:fldCharType="end"/>
            </w:r>
          </w:hyperlink>
        </w:p>
        <w:p w14:paraId="78F1C983" w14:textId="67E35DC8"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82" w:history="1">
            <w:r>
              <w:rPr>
                <w:rStyle w:val="Hipervnculo"/>
              </w:rPr>
              <w:t>8. El fondo de sostenibilidad</w:t>
            </w:r>
            <w:r>
              <w:rPr>
                <w:webHidden/>
              </w:rPr>
              <w:tab/>
              <w:fldChar w:fldCharType="begin"/>
              <w:instrText xml:space="preserve"> PAGEREF _Toc232147282 \h </w:instrText>
              <w:fldChar w:fldCharType="separate"/>
              <w:t>97</w:t>
              <w:fldChar w:fldCharType="end"/>
            </w:r>
          </w:hyperlink>
        </w:p>
        <w:p w14:paraId="6ECCA42B" w14:textId="25F5BE14"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83" w:history="1">
            <w:r>
              <w:rPr>
                <w:rStyle w:val="Hipervnculo"/>
                <w:noProof/>
              </w:rPr>
              <w:t>8.1 Para qué se usa</w:t>
            </w:r>
            <w:r>
              <w:rPr>
                <w:noProof/>
                <w:webHidden/>
              </w:rPr>
              <w:tab/>
              <w:fldChar w:fldCharType="begin"/>
              <w:instrText xml:space="preserve"> PAGEREF _Toc232147283 \h </w:instrText>
              <w:fldChar w:fldCharType="separate"/>
              <w:t>97</w:t>
              <w:fldChar w:fldCharType="end"/>
            </w:r>
          </w:hyperlink>
        </w:p>
        <w:p w14:paraId="3BC2EFF2" w14:textId="41EB7DE9"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84" w:history="1">
            <w:r>
              <w:rPr>
                <w:rStyle w:val="Hipervnculo"/>
                <w:noProof/>
              </w:rPr>
              <w:t>8.2 Transparencia del fondo</w:t>
            </w:r>
            <w:r>
              <w:rPr>
                <w:noProof/>
                <w:webHidden/>
              </w:rPr>
              <w:tab/>
              <w:fldChar w:fldCharType="begin"/>
              <w:instrText xml:space="preserve"> PAGEREF _Toc232147284 \h </w:instrText>
              <w:fldChar w:fldCharType="separate"/>
              <w:t>97</w:t>
              <w:fldChar w:fldCharType="end"/>
            </w:r>
          </w:hyperlink>
        </w:p>
        <w:p w14:paraId="407BE72A" w14:textId="72D3DED0"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85" w:history="1">
            <w:r>
              <w:rPr>
                <w:rStyle w:val="Hipervnculo"/>
                <w:noProof/>
              </w:rPr>
              <w:t>8.3 Qué NO financia el fondo</w:t>
            </w:r>
            <w:r>
              <w:rPr>
                <w:noProof/>
                <w:webHidden/>
              </w:rPr>
              <w:tab/>
              <w:fldChar w:fldCharType="begin"/>
              <w:instrText xml:space="preserve"> PAGEREF _Toc232147285 \h </w:instrText>
              <w:fldChar w:fldCharType="separate"/>
              <w:t>97</w:t>
              <w:fldChar w:fldCharType="end"/>
            </w:r>
          </w:hyperlink>
        </w:p>
        <w:p w14:paraId="6C5FFE56" w14:textId="39734785"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86" w:history="1">
            <w:r>
              <w:rPr>
                <w:rStyle w:val="Hipervnculo"/>
              </w:rPr>
              <w:t>9. Transparencia financiera</w:t>
            </w:r>
            <w:r>
              <w:rPr>
                <w:webHidden/>
              </w:rPr>
              <w:tab/>
              <w:fldChar w:fldCharType="begin"/>
              <w:instrText xml:space="preserve"> PAGEREF _Toc232147286 \h </w:instrText>
              <w:fldChar w:fldCharType="separate"/>
              <w:t>98</w:t>
              <w:fldChar w:fldCharType="end"/>
            </w:r>
          </w:hyperlink>
        </w:p>
        <w:p w14:paraId="39AD1F68" w14:textId="033A5B7A"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87" w:history="1">
            <w:r>
              <w:rPr>
                <w:rStyle w:val="Hipervnculo"/>
                <w:noProof/>
              </w:rPr>
              <w:t>9.1 Lo que existe hoy</w:t>
            </w:r>
            <w:r>
              <w:rPr>
                <w:noProof/>
                <w:webHidden/>
              </w:rPr>
              <w:tab/>
              <w:fldChar w:fldCharType="begin"/>
              <w:instrText xml:space="preserve"> PAGEREF _Toc232147287 \h </w:instrText>
              <w:fldChar w:fldCharType="separate"/>
              <w:t>98</w:t>
              <w:fldChar w:fldCharType="end"/>
            </w:r>
          </w:hyperlink>
        </w:p>
        <w:p w14:paraId="419A9D7E" w14:textId="0F0004B2"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88" w:history="1">
            <w:r>
              <w:rPr>
                <w:rStyle w:val="Hipervnculo"/>
                <w:noProof/>
              </w:rPr>
              <w:t>9.2 Lo que se publicará</w:t>
            </w:r>
            <w:r>
              <w:rPr>
                <w:noProof/>
                <w:webHidden/>
              </w:rPr>
              <w:tab/>
              <w:fldChar w:fldCharType="begin"/>
              <w:instrText xml:space="preserve"> PAGEREF _Toc232147288 \h </w:instrText>
              <w:fldChar w:fldCharType="separate"/>
              <w:t>98</w:t>
              <w:fldChar w:fldCharType="end"/>
            </w:r>
          </w:hyperlink>
        </w:p>
        <w:p w14:paraId="6398B3E7" w14:textId="1818696C"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89" w:history="1">
            <w:r>
              <w:rPr>
                <w:rStyle w:val="Hipervnculo"/>
                <w:noProof/>
              </w:rPr>
              <w:t>9.3 La promesa y sus límites</w:t>
            </w:r>
            <w:r>
              <w:rPr>
                <w:noProof/>
                <w:webHidden/>
              </w:rPr>
              <w:tab/>
              <w:fldChar w:fldCharType="begin"/>
              <w:instrText xml:space="preserve"> PAGEREF _Toc232147289 \h </w:instrText>
              <w:fldChar w:fldCharType="separate"/>
              <w:t>98</w:t>
              <w:fldChar w:fldCharType="end"/>
            </w:r>
          </w:hyperlink>
        </w:p>
        <w:p w14:paraId="743A898B" w14:textId="094B7B7A"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90" w:history="1">
            <w:r>
              <w:rPr>
                <w:rStyle w:val="Hipervnculo"/>
              </w:rPr>
              <w:t>10. El riesgo de captura económica</w:t>
            </w:r>
            <w:r>
              <w:rPr>
                <w:webHidden/>
              </w:rPr>
              <w:tab/>
              <w:fldChar w:fldCharType="begin"/>
              <w:instrText xml:space="preserve"> PAGEREF _Toc232147290 \h </w:instrText>
              <w:fldChar w:fldCharType="separate"/>
              <w:t>99</w:t>
              <w:fldChar w:fldCharType="end"/>
            </w:r>
          </w:hyperlink>
        </w:p>
        <w:p w14:paraId="04BB9788" w14:textId="5BAF8F89"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91" w:history="1">
            <w:r>
              <w:rPr>
                <w:rStyle w:val="Hipervnculo"/>
                <w:noProof/>
              </w:rPr>
              <w:t>10.1 Cómo ocurre la captura</w:t>
            </w:r>
            <w:r>
              <w:rPr>
                <w:noProof/>
                <w:webHidden/>
              </w:rPr>
              <w:tab/>
              <w:fldChar w:fldCharType="begin"/>
              <w:instrText xml:space="preserve"> PAGEREF _Toc232147291 \h </w:instrText>
              <w:fldChar w:fldCharType="separate"/>
              <w:t>99</w:t>
              <w:fldChar w:fldCharType="end"/>
            </w:r>
          </w:hyperlink>
        </w:p>
        <w:p w14:paraId="2BB0DD9A" w14:textId="3805D476"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92" w:history="1">
            <w:r>
              <w:rPr>
                <w:rStyle w:val="Hipervnculo"/>
                <w:noProof/>
              </w:rPr>
              <w:t>10.2 La defensa estructural de Voice Protest</w:t>
            </w:r>
            <w:r>
              <w:rPr>
                <w:noProof/>
                <w:webHidden/>
              </w:rPr>
              <w:tab/>
              <w:fldChar w:fldCharType="begin"/>
              <w:instrText xml:space="preserve"> PAGEREF _Toc232147292 \h </w:instrText>
              <w:fldChar w:fldCharType="separate"/>
              <w:t>99</w:t>
              <w:fldChar w:fldCharType="end"/>
            </w:r>
          </w:hyperlink>
        </w:p>
        <w:p w14:paraId="3B322254" w14:textId="72A0D7C5"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93" w:history="1">
            <w:r>
              <w:rPr>
                <w:rStyle w:val="Hipervnculo"/>
                <w:noProof/>
              </w:rPr>
              <w:t>10.3 El riesgo residual</w:t>
            </w:r>
            <w:r>
              <w:rPr>
                <w:noProof/>
                <w:webHidden/>
              </w:rPr>
              <w:tab/>
              <w:fldChar w:fldCharType="begin"/>
              <w:instrText xml:space="preserve"> PAGEREF _Toc232147293 \h </w:instrText>
              <w:fldChar w:fldCharType="separate"/>
              <w:t>99</w:t>
              <w:fldChar w:fldCharType="end"/>
            </w:r>
          </w:hyperlink>
        </w:p>
        <w:p w14:paraId="0D5BD200" w14:textId="6EF752FD"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294" w:history="1">
            <w:r>
              <w:rPr>
                <w:rStyle w:val="Hipervnculo"/>
              </w:rPr>
              <w:t>11. La independencia estructural</w:t>
            </w:r>
            <w:r>
              <w:rPr>
                <w:webHidden/>
              </w:rPr>
              <w:tab/>
              <w:fldChar w:fldCharType="begin"/>
              <w:instrText xml:space="preserve"> PAGEREF _Toc232147294 \h </w:instrText>
              <w:fldChar w:fldCharType="separate"/>
              <w:t>101</w:t>
              <w:fldChar w:fldCharType="end"/>
            </w:r>
          </w:hyperlink>
        </w:p>
        <w:p w14:paraId="1694098B" w14:textId="6C2EA5F2"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295" w:history="1">
            <w:r>
              <w:rPr>
                <w:rStyle w:val="Hipervnculo"/>
                <w:noProof/>
              </w:rPr>
              <w:t>11.1 Los pilares de la independencia</w:t>
            </w:r>
            <w:r>
              <w:rPr>
                <w:noProof/>
                <w:webHidden/>
              </w:rPr>
              <w:tab/>
              <w:fldChar w:fldCharType="begin"/>
              <w:instrText xml:space="preserve"> PAGEREF _Toc232147295 \h </w:instrText>
              <w:fldChar w:fldCharType="separate"/>
              <w:t>101</w:t>
              <w:fldChar w:fldCharType="end"/>
            </w:r>
          </w:hyperlink>
        </w:p>
        <w:p w14:paraId="483ECE2C" w14:textId="436660ED"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296" w:history="1">
            <w:r>
              <w:rPr>
                <w:rStyle w:val="Hipervnculo"/>
                <w:noProof/>
              </w:rPr>
              <w:t>Código abierto bajo AGPL 3.0</w:t>
            </w:r>
            <w:r>
              <w:rPr>
                <w:noProof/>
                <w:webHidden/>
              </w:rPr>
              <w:tab/>
              <w:fldChar w:fldCharType="begin"/>
              <w:instrText xml:space="preserve"> PAGEREF _Toc232147296 \h </w:instrText>
              <w:fldChar w:fldCharType="separate"/>
              <w:t>101</w:t>
              <w:fldChar w:fldCharType="end"/>
            </w:r>
          </w:hyperlink>
        </w:p>
        <w:p w14:paraId="2C783C10" w14:textId="474B2EF5"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297" w:history="1">
            <w:r>
              <w:rPr>
                <w:rStyle w:val="Hipervnculo"/>
                <w:noProof/>
              </w:rPr>
              <w:t>Financiación exclusivamente ciudadana</w:t>
            </w:r>
            <w:r>
              <w:rPr>
                <w:noProof/>
                <w:webHidden/>
              </w:rPr>
              <w:tab/>
              <w:fldChar w:fldCharType="begin"/>
              <w:instrText xml:space="preserve"> PAGEREF _Toc232147297 \h </w:instrText>
              <w:fldChar w:fldCharType="separate"/>
              <w:t>101</w:t>
              <w:fldChar w:fldCharType="end"/>
            </w:r>
          </w:hyperlink>
        </w:p>
        <w:p w14:paraId="1BA4EFA2" w14:textId="257473AB"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298" w:history="1">
            <w:r>
              <w:rPr>
                <w:rStyle w:val="Hipervnculo"/>
                <w:noProof/>
              </w:rPr>
              <w:t>Infraestructura sustituible</w:t>
            </w:r>
            <w:r>
              <w:rPr>
                <w:noProof/>
                <w:webHidden/>
              </w:rPr>
              <w:tab/>
              <w:fldChar w:fldCharType="begin"/>
              <w:instrText xml:space="preserve"> PAGEREF _Toc232147298 \h </w:instrText>
              <w:fldChar w:fldCharType="separate"/>
              <w:t>101</w:t>
              <w:fldChar w:fldCharType="end"/>
            </w:r>
          </w:hyperlink>
        </w:p>
        <w:p w14:paraId="2189C7B6" w14:textId="585DBE3E"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299" w:history="1">
            <w:r>
              <w:rPr>
                <w:rStyle w:val="Hipervnculo"/>
                <w:noProof/>
              </w:rPr>
              <w:t>Pseudonimato por diseño</w:t>
            </w:r>
            <w:r>
              <w:rPr>
                <w:noProof/>
                <w:webHidden/>
              </w:rPr>
              <w:tab/>
              <w:fldChar w:fldCharType="begin"/>
              <w:instrText xml:space="preserve"> PAGEREF _Toc232147299 \h </w:instrText>
              <w:fldChar w:fldCharType="separate"/>
              <w:t>101</w:t>
              <w:fldChar w:fldCharType="end"/>
            </w:r>
          </w:hyperlink>
        </w:p>
        <w:p w14:paraId="3DBF4AE3" w14:textId="15833645"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00" w:history="1">
            <w:r>
              <w:rPr>
                <w:rStyle w:val="Hipervnculo"/>
                <w:noProof/>
              </w:rPr>
              <w:t>11.2 Los límites de la independencia</w:t>
            </w:r>
            <w:r>
              <w:rPr>
                <w:noProof/>
                <w:webHidden/>
              </w:rPr>
              <w:tab/>
              <w:fldChar w:fldCharType="begin"/>
              <w:instrText xml:space="preserve"> PAGEREF _Toc232147300 \h </w:instrText>
              <w:fldChar w:fldCharType="separate"/>
              <w:t>101</w:t>
              <w:fldChar w:fldCharType="end"/>
            </w:r>
          </w:hyperlink>
        </w:p>
        <w:p w14:paraId="6EA8C206" w14:textId="6B0DAC19"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301" w:history="1">
            <w:r>
              <w:rPr>
                <w:rStyle w:val="Hipervnculo"/>
              </w:rPr>
              <w:t>12. La gobernanza futura — una pregunta abierta</w:t>
            </w:r>
            <w:r>
              <w:rPr>
                <w:webHidden/>
              </w:rPr>
              <w:tab/>
              <w:fldChar w:fldCharType="begin"/>
              <w:instrText xml:space="preserve"> PAGEREF _Toc232147301 \h </w:instrText>
              <w:fldChar w:fldCharType="separate"/>
              <w:t>103</w:t>
              <w:fldChar w:fldCharType="end"/>
            </w:r>
          </w:hyperlink>
        </w:p>
        <w:p w14:paraId="5B285F08" w14:textId="620C21A2"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02" w:history="1">
            <w:r>
              <w:rPr>
                <w:rStyle w:val="Hipervnculo"/>
                <w:noProof/>
              </w:rPr>
              <w:t>12.1 El problema de fondo</w:t>
            </w:r>
            <w:r>
              <w:rPr>
                <w:noProof/>
                <w:webHidden/>
              </w:rPr>
              <w:tab/>
              <w:fldChar w:fldCharType="begin"/>
              <w:instrText xml:space="preserve"> PAGEREF _Toc232147302 \h </w:instrText>
              <w:fldChar w:fldCharType="separate"/>
              <w:t>103</w:t>
              <w:fldChar w:fldCharType="end"/>
            </w:r>
          </w:hyperlink>
        </w:p>
        <w:p w14:paraId="36D2A3AD" w14:textId="0B43AA16"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03" w:history="1">
            <w:r>
              <w:rPr>
                <w:rStyle w:val="Hipervnculo"/>
                <w:noProof/>
              </w:rPr>
              <w:t>12.2 Por qué la gobernanza es difícil</w:t>
            </w:r>
            <w:r>
              <w:rPr>
                <w:noProof/>
                <w:webHidden/>
              </w:rPr>
              <w:tab/>
              <w:fldChar w:fldCharType="begin"/>
              <w:instrText xml:space="preserve"> PAGEREF _Toc232147303 \h </w:instrText>
              <w:fldChar w:fldCharType="separate"/>
              <w:t>103</w:t>
              <w:fldChar w:fldCharType="end"/>
            </w:r>
          </w:hyperlink>
        </w:p>
        <w:p w14:paraId="49DE01A8" w14:textId="72458BF2"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04" w:history="1">
            <w:r>
              <w:rPr>
                <w:rStyle w:val="Hipervnculo"/>
                <w:noProof/>
              </w:rPr>
              <w:t>12.3 Los modelos posibles</w:t>
            </w:r>
            <w:r>
              <w:rPr>
                <w:noProof/>
                <w:webHidden/>
              </w:rPr>
              <w:tab/>
              <w:fldChar w:fldCharType="begin"/>
              <w:instrText xml:space="preserve"> PAGEREF _Toc232147304 \h </w:instrText>
              <w:fldChar w:fldCharType="separate"/>
              <w:t>103</w:t>
              <w:fldChar w:fldCharType="end"/>
            </w:r>
          </w:hyperlink>
        </w:p>
        <w:p w14:paraId="64F273C1" w14:textId="0DBEB050"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05" w:history="1">
            <w:r>
              <w:rPr>
                <w:rStyle w:val="Hipervnculo"/>
                <w:noProof/>
              </w:rPr>
              <w:t>La fundación con patronato</w:t>
            </w:r>
            <w:r>
              <w:rPr>
                <w:noProof/>
                <w:webHidden/>
              </w:rPr>
              <w:tab/>
              <w:fldChar w:fldCharType="begin"/>
              <w:instrText xml:space="preserve"> PAGEREF _Toc232147305 \h </w:instrText>
              <w:fldChar w:fldCharType="separate"/>
              <w:t>104</w:t>
              <w:fldChar w:fldCharType="end"/>
            </w:r>
          </w:hyperlink>
        </w:p>
        <w:p w14:paraId="444F9844" w14:textId="7EE4AB2F"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06" w:history="1">
            <w:r>
              <w:rPr>
                <w:rStyle w:val="Hipervnculo"/>
                <w:noProof/>
              </w:rPr>
              <w:t>La gobernanza distribuida entre convocantes verificados</w:t>
            </w:r>
            <w:r>
              <w:rPr>
                <w:noProof/>
                <w:webHidden/>
              </w:rPr>
              <w:tab/>
              <w:fldChar w:fldCharType="begin"/>
              <w:instrText xml:space="preserve"> PAGEREF _Toc232147306 \h </w:instrText>
              <w:fldChar w:fldCharType="separate"/>
              <w:t>104</w:t>
              <w:fldChar w:fldCharType="end"/>
            </w:r>
          </w:hyperlink>
        </w:p>
        <w:p w14:paraId="3C914AC9" w14:textId="70949C86"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07" w:history="1">
            <w:r>
              <w:rPr>
                <w:rStyle w:val="Hipervnculo"/>
                <w:noProof/>
              </w:rPr>
              <w:t>El modelo de código abierto con mantenedores</w:t>
            </w:r>
            <w:r>
              <w:rPr>
                <w:noProof/>
                <w:webHidden/>
              </w:rPr>
              <w:tab/>
              <w:fldChar w:fldCharType="begin"/>
              <w:instrText xml:space="preserve"> PAGEREF _Toc232147307 \h </w:instrText>
              <w:fldChar w:fldCharType="separate"/>
              <w:t>104</w:t>
              <w:fldChar w:fldCharType="end"/>
            </w:r>
          </w:hyperlink>
        </w:p>
        <w:p w14:paraId="2CEED1F2" w14:textId="5E6756E3"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08" w:history="1">
            <w:r>
              <w:rPr>
                <w:rStyle w:val="Hipervnculo"/>
                <w:noProof/>
              </w:rPr>
              <w:t>La gobernanza basada en reputación temporal</w:t>
            </w:r>
            <w:r>
              <w:rPr>
                <w:noProof/>
                <w:webHidden/>
              </w:rPr>
              <w:tab/>
              <w:fldChar w:fldCharType="begin"/>
              <w:instrText xml:space="preserve"> PAGEREF _Toc232147308 \h </w:instrText>
              <w:fldChar w:fldCharType="separate"/>
              <w:t>104</w:t>
              <w:fldChar w:fldCharType="end"/>
            </w:r>
          </w:hyperlink>
        </w:p>
        <w:p w14:paraId="60F8EAFB" w14:textId="031B54DE"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09" w:history="1">
            <w:r>
              <w:rPr>
                <w:rStyle w:val="Hipervnculo"/>
                <w:noProof/>
              </w:rPr>
              <w:t>12.4 Lo que sabemos con certeza</w:t>
            </w:r>
            <w:r>
              <w:rPr>
                <w:noProof/>
                <w:webHidden/>
              </w:rPr>
              <w:tab/>
              <w:fldChar w:fldCharType="begin"/>
              <w:instrText xml:space="preserve"> PAGEREF _Toc232147309 \h </w:instrText>
              <w:fldChar w:fldCharType="separate"/>
              <w:t>104</w:t>
              <w:fldChar w:fldCharType="end"/>
            </w:r>
          </w:hyperlink>
        </w:p>
        <w:p w14:paraId="485B969E" w14:textId="15391E62" w:rsidR="007B6BFE" w:rsidRDefault="007B6BFE">
          <w:pPr>
            <w:pStyle w:val="TDC2"/>
          </w:pPr>
          <w:hyperlink w:anchor="_Toc232147310" w:history="1">
            <w:r>
              <w:rPr>
                <w:rStyle w:val="Hipervnculo"/>
                <w:noProof/>
              </w:rPr>
              <w:t>12.5 Un compromiso honesto</w:t>
            </w:r>
            <w:r>
              <w:rPr>
                <w:noProof/>
                <w:webHidden/>
              </w:rPr>
              <w:tab/>
              <w:fldChar w:fldCharType="begin"/>
              <w:instrText xml:space="preserve"> PAGEREF _Toc232147310 \h </w:instrText>
              <w:fldChar w:fldCharType="separate"/>
              <w:t>105</w:t>
              <w:fldChar w:fldCharType="end"/>
            </w:r>
          </w:hyperlink>
        </w:p>
        <w:p w14:paraId="419D1D0A" w14:textId="77777777" w:rsidR="009A40DF" w:rsidRPr="009A40DF" w:rsidRDefault="009A40DF" w:rsidP="009A40DF"/>
        <w:p w14:paraId="7CAE19C4" w14:textId="3C430F79"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311" w:history="1">
            <w:r>
              <w:rPr>
                <w:rStyle w:val="Hipervnculo"/>
              </w:rPr>
              <w:t>PARTE VIII — DOCUMENTACIÓN TÉCNICA</w:t>
            </w:r>
            <w:r>
              <w:rPr>
                <w:webHidden/>
              </w:rPr>
              <w:tab/>
              <w:fldChar w:fldCharType="begin"/>
              <w:instrText xml:space="preserve"> PAGEREF _Toc232147311 \h </w:instrText>
              <w:fldChar w:fldCharType="separate"/>
              <w:t>106</w:t>
              <w:fldChar w:fldCharType="end"/>
            </w:r>
          </w:hyperlink>
        </w:p>
        <w:p w14:paraId="3E1F6366" w14:textId="1034F322"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312" w:history="1">
            <w:r>
              <w:rPr>
                <w:rStyle w:val="Hipervnculo"/>
              </w:rPr>
              <w:t>A. Arquitectura del sistema</w:t>
            </w:r>
            <w:r>
              <w:rPr>
                <w:webHidden/>
              </w:rPr>
              <w:tab/>
              <w:fldChar w:fldCharType="begin"/>
              <w:instrText xml:space="preserve"> PAGEREF _Toc232147312 \h </w:instrText>
              <w:fldChar w:fldCharType="separate"/>
              <w:t>106</w:t>
              <w:fldChar w:fldCharType="end"/>
            </w:r>
          </w:hyperlink>
        </w:p>
        <w:p w14:paraId="553508CF" w14:textId="33041D96"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13" w:history="1">
            <w:r>
              <w:rPr>
                <w:rStyle w:val="Hipervnculo"/>
                <w:noProof/>
              </w:rPr>
              <w:t>A.1 Frontend — Vue.js 3</w:t>
            </w:r>
            <w:r>
              <w:rPr>
                <w:noProof/>
                <w:webHidden/>
              </w:rPr>
              <w:tab/>
              <w:fldChar w:fldCharType="begin"/>
              <w:instrText xml:space="preserve"> PAGEREF _Toc232147313 \h </w:instrText>
              <w:fldChar w:fldCharType="separate"/>
              <w:t>106</w:t>
              <w:fldChar w:fldCharType="end"/>
            </w:r>
          </w:hyperlink>
        </w:p>
        <w:p w14:paraId="6E9FD559" w14:textId="6CA6BE9B"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14" w:history="1">
            <w:r>
              <w:rPr>
                <w:rStyle w:val="Hipervnculo"/>
                <w:noProof/>
              </w:rPr>
              <w:t>A.2 Backend — Fastify 5</w:t>
            </w:r>
            <w:r>
              <w:rPr>
                <w:noProof/>
                <w:webHidden/>
              </w:rPr>
              <w:tab/>
              <w:fldChar w:fldCharType="begin"/>
              <w:instrText xml:space="preserve"> PAGEREF _Toc232147314 \h </w:instrText>
              <w:fldChar w:fldCharType="separate"/>
              <w:t>107</w:t>
              <w:fldChar w:fldCharType="end"/>
            </w:r>
          </w:hyperlink>
        </w:p>
        <w:p w14:paraId="04C8A39B" w14:textId="7FCF5919"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15" w:history="1">
            <w:r>
              <w:rPr>
                <w:rStyle w:val="Hipervnculo"/>
                <w:noProof/>
              </w:rPr>
              <w:t>A.3 Base de datos — Supabase / PostgreSQL</w:t>
            </w:r>
            <w:r>
              <w:rPr>
                <w:noProof/>
                <w:webHidden/>
              </w:rPr>
              <w:tab/>
              <w:fldChar w:fldCharType="begin"/>
              <w:instrText xml:space="preserve"> PAGEREF _Toc232147315 \h </w:instrText>
              <w:fldChar w:fldCharType="separate"/>
              <w:t>107</w:t>
              <w:fldChar w:fldCharType="end"/>
            </w:r>
          </w:hyperlink>
        </w:p>
        <w:p w14:paraId="203936EB" w14:textId="3F5FC4FE"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16" w:history="1">
            <w:r>
              <w:rPr>
                <w:rStyle w:val="Hipervnculo"/>
                <w:noProof/>
              </w:rPr>
              <w:t>A.4 Diagrama de flujo de una adhesión</w:t>
            </w:r>
            <w:r>
              <w:rPr>
                <w:noProof/>
                <w:webHidden/>
              </w:rPr>
              <w:tab/>
              <w:fldChar w:fldCharType="begin"/>
              <w:instrText xml:space="preserve"> PAGEREF _Toc232147316 \h </w:instrText>
              <w:fldChar w:fldCharType="separate"/>
              <w:t>108</w:t>
              <w:fldChar w:fldCharType="end"/>
            </w:r>
          </w:hyperlink>
        </w:p>
        <w:p w14:paraId="4DFCA565" w14:textId="3C1A3CC1"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317" w:history="1">
            <w:r>
              <w:rPr>
                <w:rStyle w:val="Hipervnculo"/>
              </w:rPr>
              <w:t>B. Base de datos</w:t>
            </w:r>
            <w:r>
              <w:rPr>
                <w:webHidden/>
              </w:rPr>
              <w:tab/>
              <w:fldChar w:fldCharType="begin"/>
              <w:instrText xml:space="preserve"> PAGEREF _Toc232147317 \h </w:instrText>
              <w:fldChar w:fldCharType="separate"/>
              <w:t>109</w:t>
              <w:fldChar w:fldCharType="end"/>
            </w:r>
          </w:hyperlink>
        </w:p>
        <w:p w14:paraId="7061ED3A" w14:textId="7C1A167F"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18" w:history="1">
            <w:r>
              <w:rPr>
                <w:rStyle w:val="Hipervnculo"/>
                <w:noProof/>
              </w:rPr>
              <w:t>B.1 Tablas principales</w:t>
            </w:r>
            <w:r>
              <w:rPr>
                <w:noProof/>
                <w:webHidden/>
              </w:rPr>
              <w:tab/>
              <w:fldChar w:fldCharType="begin"/>
              <w:instrText xml:space="preserve"> PAGEREF _Toc232147318 \h </w:instrText>
              <w:fldChar w:fldCharType="separate"/>
              <w:t>109</w:t>
              <w:fldChar w:fldCharType="end"/>
            </w:r>
          </w:hyperlink>
        </w:p>
        <w:p w14:paraId="77D6CC98" w14:textId="50FCC814"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19" w:history="1">
            <w:r>
              <w:rPr>
                <w:rStyle w:val="Hipervnculo"/>
                <w:noProof/>
              </w:rPr>
              <w:t>protests</w:t>
            </w:r>
            <w:r>
              <w:rPr>
                <w:noProof/>
                <w:webHidden/>
              </w:rPr>
              <w:tab/>
              <w:fldChar w:fldCharType="begin"/>
              <w:instrText xml:space="preserve"> PAGEREF _Toc232147319 \h </w:instrText>
              <w:fldChar w:fldCharType="separate"/>
              <w:t>109</w:t>
              <w:fldChar w:fldCharType="end"/>
            </w:r>
          </w:hyperlink>
        </w:p>
        <w:p w14:paraId="0673CD3F" w14:textId="3712E707"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20" w:history="1">
            <w:r>
              <w:rPr>
                <w:rStyle w:val="Hipervnculo"/>
                <w:noProof/>
              </w:rPr>
              <w:t>devices</w:t>
            </w:r>
            <w:r>
              <w:rPr>
                <w:noProof/>
                <w:webHidden/>
              </w:rPr>
              <w:tab/>
              <w:fldChar w:fldCharType="begin"/>
              <w:instrText xml:space="preserve"> PAGEREF _Toc232147320 \h </w:instrText>
              <w:fldChar w:fldCharType="separate"/>
              <w:t>110</w:t>
              <w:fldChar w:fldCharType="end"/>
            </w:r>
          </w:hyperlink>
        </w:p>
        <w:p w14:paraId="23959E43" w14:textId="07477577"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21" w:history="1">
            <w:r>
              <w:rPr>
                <w:rStyle w:val="Hipervnculo"/>
                <w:noProof/>
              </w:rPr>
              <w:t>adhesions</w:t>
            </w:r>
            <w:r>
              <w:rPr>
                <w:noProof/>
                <w:webHidden/>
              </w:rPr>
              <w:tab/>
              <w:fldChar w:fldCharType="begin"/>
              <w:instrText xml:space="preserve"> PAGEREF _Toc232147321 \h </w:instrText>
              <w:fldChar w:fldCharType="separate"/>
              <w:t>110</w:t>
              <w:fldChar w:fldCharType="end"/>
            </w:r>
          </w:hyperlink>
        </w:p>
        <w:p w14:paraId="3DE548E8" w14:textId="3E44D4F2"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22" w:history="1">
            <w:r>
              <w:rPr>
                <w:rStyle w:val="Hipervnculo"/>
                <w:noProof/>
              </w:rPr>
              <w:t>Otras tablas relevantes</w:t>
            </w:r>
            <w:r>
              <w:rPr>
                <w:noProof/>
                <w:webHidden/>
              </w:rPr>
              <w:tab/>
              <w:fldChar w:fldCharType="begin"/>
              <w:instrText xml:space="preserve"> PAGEREF _Toc232147322 \h </w:instrText>
              <w:fldChar w:fldCharType="separate"/>
              <w:t>111</w:t>
              <w:fldChar w:fldCharType="end"/>
            </w:r>
          </w:hyperlink>
        </w:p>
        <w:p w14:paraId="202ABA95" w14:textId="28D1E449"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23" w:history="1">
            <w:r>
              <w:rPr>
                <w:rStyle w:val="Hipervnculo"/>
                <w:noProof/>
              </w:rPr>
              <w:t>B.2 Migraciones</w:t>
            </w:r>
            <w:r>
              <w:rPr>
                <w:noProof/>
                <w:webHidden/>
              </w:rPr>
              <w:tab/>
              <w:fldChar w:fldCharType="begin"/>
              <w:instrText xml:space="preserve"> PAGEREF _Toc232147323 \h </w:instrText>
              <w:fldChar w:fldCharType="separate"/>
              <w:t>111</w:t>
              <w:fldChar w:fldCharType="end"/>
            </w:r>
          </w:hyperlink>
        </w:p>
        <w:p w14:paraId="2244B8DA" w14:textId="14D02FA7"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324" w:history="1">
            <w:r>
              <w:rPr>
                <w:rStyle w:val="Hipervnculo"/>
              </w:rPr>
              <w:t>C. Seguridad</w:t>
            </w:r>
            <w:r>
              <w:rPr>
                <w:webHidden/>
              </w:rPr>
              <w:tab/>
              <w:fldChar w:fldCharType="begin"/>
              <w:instrText xml:space="preserve"> PAGEREF _Toc232147324 \h </w:instrText>
              <w:fldChar w:fldCharType="separate"/>
              <w:t>113</w:t>
              <w:fldChar w:fldCharType="end"/>
            </w:r>
          </w:hyperlink>
        </w:p>
        <w:p w14:paraId="41744B0D" w14:textId="30566A67"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25" w:history="1">
            <w:r>
              <w:rPr>
                <w:rStyle w:val="Hipervnculo"/>
                <w:noProof/>
              </w:rPr>
              <w:t>C.2 Fail-fast en producción</w:t>
            </w:r>
            <w:r>
              <w:rPr>
                <w:noProof/>
                <w:webHidden/>
              </w:rPr>
              <w:tab/>
              <w:fldChar w:fldCharType="begin"/>
              <w:instrText xml:space="preserve"> PAGEREF _Toc232147325 \h </w:instrText>
              <w:fldChar w:fldCharType="separate"/>
              <w:t>113</w:t>
              <w:fldChar w:fldCharType="end"/>
            </w:r>
          </w:hyperlink>
        </w:p>
        <w:p w14:paraId="257012FB" w14:textId="7B7709DB"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26" w:history="1">
            <w:r>
              <w:rPr>
                <w:rStyle w:val="Hipervnculo"/>
                <w:noProof/>
              </w:rPr>
              <w:t>C.3 Sistema OTP — rate limiting por capas</w:t>
            </w:r>
            <w:r>
              <w:rPr>
                <w:noProof/>
                <w:webHidden/>
              </w:rPr>
              <w:tab/>
              <w:fldChar w:fldCharType="begin"/>
              <w:instrText xml:space="preserve"> PAGEREF _Toc232147326 \h </w:instrText>
              <w:fldChar w:fldCharType="separate"/>
              <w:t>113</w:t>
              <w:fldChar w:fldCharType="end"/>
            </w:r>
          </w:hyperlink>
        </w:p>
        <w:p w14:paraId="5794F82E" w14:textId="4EB12274"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27" w:history="1">
            <w:r>
              <w:rPr>
                <w:rStyle w:val="Hipervnculo"/>
                <w:noProof/>
              </w:rPr>
              <w:t>C.4 Cooldown progresivo</w:t>
            </w:r>
            <w:r>
              <w:rPr>
                <w:noProof/>
                <w:webHidden/>
              </w:rPr>
              <w:tab/>
              <w:fldChar w:fldCharType="begin"/>
              <w:instrText xml:space="preserve"> PAGEREF _Toc232147327 \h </w:instrText>
              <w:fldChar w:fldCharType="separate"/>
              <w:t>113</w:t>
              <w:fldChar w:fldCharType="end"/>
            </w:r>
          </w:hyperlink>
        </w:p>
        <w:p w14:paraId="0901E41E" w14:textId="5D20C6BF"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28" w:history="1">
            <w:r>
              <w:rPr>
                <w:rStyle w:val="Hipervnculo"/>
                <w:noProof/>
              </w:rPr>
              <w:t>C.6 reCAPTCHA v3</w:t>
            </w:r>
            <w:r>
              <w:rPr>
                <w:noProof/>
                <w:webHidden/>
              </w:rPr>
              <w:tab/>
              <w:fldChar w:fldCharType="begin"/>
              <w:instrText xml:space="preserve"> PAGEREF _Toc232147328 \h </w:instrText>
              <w:fldChar w:fldCharType="separate"/>
              <w:t>114</w:t>
              <w:fldChar w:fldCharType="end"/>
            </w:r>
          </w:hyperlink>
        </w:p>
        <w:p w14:paraId="2898F97D" w14:textId="2C0BAD7C"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329" w:history="1">
            <w:r>
              <w:rPr>
                <w:rStyle w:val="Hipervnculo"/>
              </w:rPr>
              <w:t>D. Integridad</w:t>
            </w:r>
            <w:r>
              <w:rPr>
                <w:webHidden/>
              </w:rPr>
              <w:tab/>
              <w:fldChar w:fldCharType="begin"/>
              <w:instrText xml:space="preserve"> PAGEREF _Toc232147329 \h </w:instrText>
              <w:fldChar w:fldCharType="separate"/>
              <w:t>115</w:t>
              <w:fldChar w:fldCharType="end"/>
            </w:r>
          </w:hyperlink>
        </w:p>
        <w:p w14:paraId="0FA7F8CB" w14:textId="65843023"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30" w:history="1">
            <w:r>
              <w:rPr>
                <w:rStyle w:val="Hipervnculo"/>
                <w:noProof/>
              </w:rPr>
              <w:t>D.1 calculate_integrity_hash_v2()</w:t>
            </w:r>
            <w:r>
              <w:rPr>
                <w:noProof/>
                <w:webHidden/>
              </w:rPr>
              <w:tab/>
              <w:fldChar w:fldCharType="begin"/>
              <w:instrText xml:space="preserve"> PAGEREF _Toc232147330 \h </w:instrText>
              <w:fldChar w:fldCharType="separate"/>
              <w:t>115</w:t>
              <w:fldChar w:fldCharType="end"/>
            </w:r>
          </w:hyperlink>
        </w:p>
        <w:p w14:paraId="3A00490E" w14:textId="3F13A383"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31" w:history="1">
            <w:r>
              <w:rPr>
                <w:rStyle w:val="Hipervnculo"/>
                <w:noProof/>
              </w:rPr>
              <w:t>D.2 Formato del input canónico</w:t>
            </w:r>
            <w:r>
              <w:rPr>
                <w:noProof/>
                <w:webHidden/>
              </w:rPr>
              <w:tab/>
              <w:fldChar w:fldCharType="begin"/>
              <w:instrText xml:space="preserve"> PAGEREF _Toc232147331 \h </w:instrText>
              <w:fldChar w:fldCharType="separate"/>
              <w:t>115</w:t>
              <w:fldChar w:fldCharType="end"/>
            </w:r>
          </w:hyperlink>
        </w:p>
        <w:p w14:paraId="37FF789A" w14:textId="6C8BE502"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32" w:history="1">
            <w:r>
              <w:rPr>
                <w:rStyle w:val="Hipervnculo"/>
                <w:noProof/>
              </w:rPr>
              <w:t>D.4 El endpoint /integrity-data</w:t>
            </w:r>
            <w:r>
              <w:rPr>
                <w:noProof/>
                <w:webHidden/>
              </w:rPr>
              <w:tab/>
              <w:fldChar w:fldCharType="begin"/>
              <w:instrText xml:space="preserve"> PAGEREF _Toc232147332 \h </w:instrText>
              <w:fldChar w:fldCharType="separate"/>
              <w:t>115</w:t>
              <w:fldChar w:fldCharType="end"/>
            </w:r>
          </w:hyperlink>
        </w:p>
        <w:p w14:paraId="5EC26F9B" w14:textId="427784C3"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333" w:history="1">
            <w:r>
              <w:rPr>
                <w:rStyle w:val="Hipervnculo"/>
              </w:rPr>
              <w:t>E. API pública</w:t>
            </w:r>
            <w:r>
              <w:rPr>
                <w:webHidden/>
              </w:rPr>
              <w:tab/>
              <w:fldChar w:fldCharType="begin"/>
              <w:instrText xml:space="preserve"> PAGEREF _Toc232147333 \h </w:instrText>
              <w:fldChar w:fldCharType="separate"/>
              <w:t>117</w:t>
              <w:fldChar w:fldCharType="end"/>
            </w:r>
          </w:hyperlink>
        </w:p>
        <w:p w14:paraId="644067F8" w14:textId="229699AB"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34" w:history="1">
            <w:r>
              <w:rPr>
                <w:rStyle w:val="Hipervnculo"/>
                <w:noProof/>
              </w:rPr>
              <w:t>E.1 GET /api/public/stats</w:t>
            </w:r>
            <w:r>
              <w:rPr>
                <w:noProof/>
                <w:webHidden/>
              </w:rPr>
              <w:tab/>
              <w:fldChar w:fldCharType="begin"/>
              <w:instrText xml:space="preserve"> PAGEREF _Toc232147334 \h </w:instrText>
              <w:fldChar w:fldCharType="separate"/>
              <w:t>117</w:t>
              <w:fldChar w:fldCharType="end"/>
            </w:r>
          </w:hyperlink>
        </w:p>
        <w:p w14:paraId="15E18D0F" w14:textId="26D44469"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35" w:history="1">
            <w:r>
              <w:rPr>
                <w:rStyle w:val="Hipervnculo"/>
                <w:noProof/>
                <w:lang w:val="en-GB"/>
              </w:rPr>
              <w:t>E.2 GET /api/public/protests</w:t>
            </w:r>
            <w:r>
              <w:rPr>
                <w:noProof/>
                <w:webHidden/>
              </w:rPr>
              <w:tab/>
              <w:fldChar w:fldCharType="begin"/>
              <w:instrText xml:space="preserve"> PAGEREF _Toc232147335 \h </w:instrText>
              <w:fldChar w:fldCharType="separate"/>
              <w:t>117</w:t>
              <w:fldChar w:fldCharType="end"/>
            </w:r>
          </w:hyperlink>
        </w:p>
        <w:p w14:paraId="08ED2483" w14:textId="1F68330D"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36" w:history="1">
            <w:r>
              <w:rPr>
                <w:rStyle w:val="Hipervnculo"/>
                <w:noProof/>
                <w:lang w:val="en-GB"/>
              </w:rPr>
              <w:t>E.3 GET /api/public/protests/:id</w:t>
            </w:r>
            <w:r>
              <w:rPr>
                <w:noProof/>
                <w:webHidden/>
              </w:rPr>
              <w:tab/>
              <w:fldChar w:fldCharType="begin"/>
              <w:instrText xml:space="preserve"> PAGEREF _Toc232147336 \h </w:instrText>
              <w:fldChar w:fldCharType="separate"/>
              <w:t>117</w:t>
              <w:fldChar w:fldCharType="end"/>
            </w:r>
          </w:hyperlink>
        </w:p>
        <w:p w14:paraId="0C9E6194" w14:textId="43086697"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37" w:history="1">
            <w:r>
              <w:rPr>
                <w:rStyle w:val="Hipervnculo"/>
                <w:noProof/>
                <w:lang w:val="en-GB"/>
              </w:rPr>
              <w:t>E.4 GET /api/public/protests/:id/integrity-data</w:t>
            </w:r>
            <w:r>
              <w:rPr>
                <w:noProof/>
                <w:webHidden/>
              </w:rPr>
              <w:tab/>
              <w:fldChar w:fldCharType="begin"/>
              <w:instrText xml:space="preserve"> PAGEREF _Toc232147337 \h </w:instrText>
              <w:fldChar w:fldCharType="separate"/>
              <w:t>117</w:t>
              <w:fldChar w:fldCharType="end"/>
            </w:r>
          </w:hyperlink>
        </w:p>
        <w:p w14:paraId="33120FC8" w14:textId="2B885544"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338" w:history="1">
            <w:r>
              <w:rPr>
                <w:rStyle w:val="Hipervnculo"/>
              </w:rPr>
              <w:t>F. Despliegue y mantenimiento</w:t>
            </w:r>
            <w:r>
              <w:rPr>
                <w:webHidden/>
              </w:rPr>
              <w:tab/>
              <w:fldChar w:fldCharType="begin"/>
              <w:instrText xml:space="preserve"> PAGEREF _Toc232147338 \h </w:instrText>
              <w:fldChar w:fldCharType="separate"/>
              <w:t>118</w:t>
              <w:fldChar w:fldCharType="end"/>
            </w:r>
          </w:hyperlink>
        </w:p>
        <w:p w14:paraId="56F43B27" w14:textId="1CAE51D8"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39" w:history="1">
            <w:r>
              <w:rPr>
                <w:rStyle w:val="Hipervnculo"/>
                <w:noProof/>
              </w:rPr>
              <w:t>F.1 Variables de entorno — Railway</w:t>
            </w:r>
            <w:r>
              <w:rPr>
                <w:noProof/>
                <w:webHidden/>
              </w:rPr>
              <w:tab/>
              <w:fldChar w:fldCharType="begin"/>
              <w:instrText xml:space="preserve"> PAGEREF _Toc232147339 \h </w:instrText>
              <w:fldChar w:fldCharType="separate"/>
              <w:t>118</w:t>
              <w:fldChar w:fldCharType="end"/>
            </w:r>
          </w:hyperlink>
        </w:p>
        <w:p w14:paraId="728E3CA7" w14:textId="53B7B971"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40" w:history="1">
            <w:r>
              <w:rPr>
                <w:rStyle w:val="Hipervnculo"/>
                <w:noProof/>
              </w:rPr>
              <w:t>F.2 CI/CD — GitHub Actions</w:t>
            </w:r>
            <w:r>
              <w:rPr>
                <w:noProof/>
                <w:webHidden/>
              </w:rPr>
              <w:tab/>
              <w:fldChar w:fldCharType="begin"/>
              <w:instrText xml:space="preserve"> PAGEREF _Toc232147340 \h </w:instrText>
              <w:fldChar w:fldCharType="separate"/>
              <w:t>119</w:t>
              <w:fldChar w:fldCharType="end"/>
            </w:r>
          </w:hyperlink>
        </w:p>
        <w:p w14:paraId="55B9CBAD" w14:textId="4A237BDB"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41" w:history="1">
            <w:r>
              <w:rPr>
                <w:rStyle w:val="Hipervnculo"/>
                <w:noProof/>
              </w:rPr>
              <w:t>F.3 Backups</w:t>
            </w:r>
            <w:r>
              <w:rPr>
                <w:noProof/>
                <w:webHidden/>
              </w:rPr>
              <w:tab/>
              <w:fldChar w:fldCharType="begin"/>
              <w:instrText xml:space="preserve"> PAGEREF _Toc232147341 \h </w:instrText>
              <w:fldChar w:fldCharType="separate"/>
              <w:t>119</w:t>
              <w:fldChar w:fldCharType="end"/>
            </w:r>
          </w:hyperlink>
        </w:p>
        <w:p w14:paraId="53C7932C" w14:textId="710A3257"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42" w:history="1">
            <w:r>
              <w:rPr>
                <w:rStyle w:val="Hipervnculo"/>
                <w:noProof/>
              </w:rPr>
              <w:t>F.4 Monitorización</w:t>
            </w:r>
            <w:r>
              <w:rPr>
                <w:noProof/>
                <w:webHidden/>
              </w:rPr>
              <w:tab/>
              <w:fldChar w:fldCharType="begin"/>
              <w:instrText xml:space="preserve"> PAGEREF _Toc232147342 \h </w:instrText>
              <w:fldChar w:fldCharType="separate"/>
              <w:t>119</w:t>
              <w:fldChar w:fldCharType="end"/>
            </w:r>
          </w:hyperlink>
        </w:p>
        <w:p w14:paraId="2A65EB55" w14:textId="674F9908" w:rsidR="007B6BFE" w:rsidRDefault="007B6BFE">
          <w:pPr>
            <w:pStyle w:val="TDC1"/>
            <w:rPr>
              <w:rFonts w:asciiTheme="minorHAnsi" w:eastAsiaTheme="minorEastAsia" w:hAnsiTheme="minorHAnsi" w:cstheme="minorBidi"/>
              <w:b w:val="0"/>
              <w:bCs w:val="0"/>
              <w:kern w:val="2"/>
              <w:sz w:val="24"/>
              <w:szCs w:val="24"/>
              <w14:ligatures w14:val="standardContextual"/>
            </w:rPr>
          </w:pPr>
          <w:hyperlink w:anchor="_Toc232147343" w:history="1">
            <w:r>
              <w:rPr>
                <w:rStyle w:val="Hipervnculo"/>
              </w:rPr>
              <w:t>G. Evolución histórica del diseño</w:t>
            </w:r>
            <w:r>
              <w:rPr>
                <w:webHidden/>
              </w:rPr>
              <w:tab/>
              <w:fldChar w:fldCharType="begin"/>
              <w:instrText xml:space="preserve"> PAGEREF _Toc232147343 \h </w:instrText>
              <w:fldChar w:fldCharType="separate"/>
              <w:t>120</w:t>
              <w:fldChar w:fldCharType="end"/>
            </w:r>
          </w:hyperlink>
        </w:p>
        <w:p w14:paraId="2301E862" w14:textId="0E01483E"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44" w:history="1">
            <w:r>
              <w:rPr>
                <w:rStyle w:val="Hipervnculo"/>
                <w:noProof/>
              </w:rPr>
              <w:t>G.1 Decisiones descartadas</w:t>
            </w:r>
            <w:r>
              <w:rPr>
                <w:noProof/>
                <w:webHidden/>
              </w:rPr>
              <w:tab/>
              <w:fldChar w:fldCharType="begin"/>
              <w:instrText xml:space="preserve"> PAGEREF _Toc232147344 \h </w:instrText>
              <w:fldChar w:fldCharType="separate"/>
              <w:t>120</w:t>
              <w:fldChar w:fldCharType="end"/>
            </w:r>
          </w:hyperlink>
        </w:p>
        <w:p w14:paraId="1B3CBC8A" w14:textId="5FCD9553"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45" w:history="1">
            <w:r>
              <w:rPr>
                <w:rStyle w:val="Hipervnculo"/>
                <w:noProof/>
              </w:rPr>
              <w:t>Anonimato absoluto</w:t>
            </w:r>
            <w:r>
              <w:rPr>
                <w:noProof/>
                <w:webHidden/>
              </w:rPr>
              <w:tab/>
              <w:fldChar w:fldCharType="begin"/>
              <w:instrText xml:space="preserve"> PAGEREF _Toc232147345 \h </w:instrText>
              <w:fldChar w:fldCharType="separate"/>
              <w:t>120</w:t>
              <w:fldChar w:fldCharType="end"/>
            </w:r>
          </w:hyperlink>
        </w:p>
        <w:p w14:paraId="0419B1CF" w14:textId="60E809D2"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46" w:history="1">
            <w:r>
              <w:rPr>
                <w:rStyle w:val="Hipervnculo"/>
                <w:noProof/>
              </w:rPr>
              <w:t>Blockchain obligatoria</w:t>
            </w:r>
            <w:r>
              <w:rPr>
                <w:noProof/>
                <w:webHidden/>
              </w:rPr>
              <w:tab/>
              <w:fldChar w:fldCharType="begin"/>
              <w:instrText xml:space="preserve"> PAGEREF _Toc232147346 \h </w:instrText>
              <w:fldChar w:fldCharType="separate"/>
              <w:t>120</w:t>
              <w:fldChar w:fldCharType="end"/>
            </w:r>
          </w:hyperlink>
        </w:p>
        <w:p w14:paraId="68C70419" w14:textId="2BD50B85"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47" w:history="1">
            <w:r>
              <w:rPr>
                <w:rStyle w:val="Hipervnculo"/>
                <w:noProof/>
              </w:rPr>
              <w:t>Publicación de nullifiers</w:t>
            </w:r>
            <w:r>
              <w:rPr>
                <w:noProof/>
                <w:webHidden/>
              </w:rPr>
              <w:tab/>
              <w:fldChar w:fldCharType="begin"/>
              <w:instrText xml:space="preserve"> PAGEREF _Toc232147347 \h </w:instrText>
              <w:fldChar w:fldCharType="separate"/>
              <w:t>120</w:t>
              <w:fldChar w:fldCharType="end"/>
            </w:r>
          </w:hyperlink>
        </w:p>
        <w:p w14:paraId="35F5323C" w14:textId="3C945541"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48" w:history="1">
            <w:r>
              <w:rPr>
                <w:rStyle w:val="Hipervnculo"/>
                <w:noProof/>
              </w:rPr>
              <w:t>Verificación de ciudadanía legal</w:t>
            </w:r>
            <w:r>
              <w:rPr>
                <w:noProof/>
                <w:webHidden/>
              </w:rPr>
              <w:tab/>
              <w:fldChar w:fldCharType="begin"/>
              <w:instrText xml:space="preserve"> PAGEREF _Toc232147348 \h </w:instrText>
              <w:fldChar w:fldCharType="separate"/>
              <w:t>121</w:t>
              <w:fldChar w:fldCharType="end"/>
            </w:r>
          </w:hyperlink>
        </w:p>
        <w:p w14:paraId="1A950B01" w14:textId="4B39C8B5"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49" w:history="1">
            <w:r>
              <w:rPr>
                <w:rStyle w:val="Hipervnculo"/>
                <w:noProof/>
              </w:rPr>
              <w:t>Coordenadas GPS almacenadas</w:t>
            </w:r>
            <w:r>
              <w:rPr>
                <w:noProof/>
                <w:webHidden/>
              </w:rPr>
              <w:tab/>
              <w:fldChar w:fldCharType="begin"/>
              <w:instrText xml:space="preserve"> PAGEREF _Toc232147349 \h </w:instrText>
              <w:fldChar w:fldCharType="separate"/>
              <w:t>121</w:t>
              <w:fldChar w:fldCharType="end"/>
            </w:r>
          </w:hyperlink>
        </w:p>
        <w:p w14:paraId="62D3EBB8" w14:textId="5B00BABB"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50" w:history="1">
            <w:r>
              <w:rPr>
                <w:rStyle w:val="Hipervnculo"/>
                <w:noProof/>
              </w:rPr>
              <w:t>SHA-256 simple para phone_hash</w:t>
            </w:r>
            <w:r>
              <w:rPr>
                <w:noProof/>
                <w:webHidden/>
              </w:rPr>
              <w:tab/>
              <w:fldChar w:fldCharType="begin"/>
              <w:instrText xml:space="preserve"> PAGEREF _Toc232147350 \h </w:instrText>
              <w:fldChar w:fldCharType="separate"/>
              <w:t>121</w:t>
              <w:fldChar w:fldCharType="end"/>
            </w:r>
          </w:hyperlink>
        </w:p>
        <w:p w14:paraId="7706E12F" w14:textId="4F7A0527"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51" w:history="1">
            <w:r>
              <w:rPr>
                <w:rStyle w:val="Hipervnculo"/>
                <w:noProof/>
              </w:rPr>
              <w:t>G.2 Problemas encontrados</w:t>
            </w:r>
            <w:r>
              <w:rPr>
                <w:noProof/>
                <w:webHidden/>
              </w:rPr>
              <w:tab/>
              <w:fldChar w:fldCharType="begin"/>
              <w:instrText xml:space="preserve"> PAGEREF _Toc232147351 \h </w:instrText>
              <w:fldChar w:fldCharType="separate"/>
              <w:t>121</w:t>
              <w:fldChar w:fldCharType="end"/>
            </w:r>
          </w:hyperlink>
        </w:p>
        <w:p w14:paraId="5DF9C521" w14:textId="6F720D82"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52" w:history="1">
            <w:r>
              <w:rPr>
                <w:rStyle w:val="Hipervnculo"/>
                <w:noProof/>
              </w:rPr>
              <w:t>El ataque de drenaje de saldo OTP</w:t>
            </w:r>
            <w:r>
              <w:rPr>
                <w:noProof/>
                <w:webHidden/>
              </w:rPr>
              <w:tab/>
              <w:fldChar w:fldCharType="begin"/>
              <w:instrText xml:space="preserve"> PAGEREF _Toc232147352 \h </w:instrText>
              <w:fldChar w:fldCharType="separate"/>
              <w:t>121</w:t>
              <w:fldChar w:fldCharType="end"/>
            </w:r>
          </w:hyperlink>
        </w:p>
        <w:p w14:paraId="520C62F8" w14:textId="2C127729"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53" w:history="1">
            <w:r>
              <w:rPr>
                <w:rStyle w:val="Hipervnculo"/>
                <w:noProof/>
              </w:rPr>
              <w:t>El problema de first_adhesion/last_adhesion en el verificador</w:t>
            </w:r>
            <w:r>
              <w:rPr>
                <w:noProof/>
                <w:webHidden/>
              </w:rPr>
              <w:tab/>
              <w:fldChar w:fldCharType="begin"/>
              <w:instrText xml:space="preserve"> PAGEREF _Toc232147353 \h </w:instrText>
              <w:fldChar w:fldCharType="separate"/>
              <w:t>122</w:t>
              <w:fldChar w:fldCharType="end"/>
            </w:r>
          </w:hyperlink>
        </w:p>
        <w:p w14:paraId="403DB815" w14:textId="44A57AEE"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54" w:history="1">
            <w:r>
              <w:rPr>
                <w:rStyle w:val="Hipervnculo"/>
                <w:noProof/>
              </w:rPr>
              <w:t>La supervivencia de los public_commitments tras 90 días</w:t>
            </w:r>
            <w:r>
              <w:rPr>
                <w:noProof/>
                <w:webHidden/>
              </w:rPr>
              <w:tab/>
              <w:fldChar w:fldCharType="begin"/>
              <w:instrText xml:space="preserve"> PAGEREF _Toc232147354 \h </w:instrText>
              <w:fldChar w:fldCharType="separate"/>
              <w:t>122</w:t>
              <w:fldChar w:fldCharType="end"/>
            </w:r>
          </w:hyperlink>
        </w:p>
        <w:p w14:paraId="1ACBDE5D" w14:textId="475A6D9E"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55" w:history="1">
            <w:r>
              <w:rPr>
                <w:rStyle w:val="Hipervnculo"/>
                <w:noProof/>
              </w:rPr>
              <w:t>El typo v_prospect en la función SQL</w:t>
            </w:r>
            <w:r>
              <w:rPr>
                <w:noProof/>
                <w:webHidden/>
              </w:rPr>
              <w:tab/>
              <w:fldChar w:fldCharType="begin"/>
              <w:instrText xml:space="preserve"> PAGEREF _Toc232147355 \h </w:instrText>
              <w:fldChar w:fldCharType="separate"/>
              <w:t>122</w:t>
              <w:fldChar w:fldCharType="end"/>
            </w:r>
          </w:hyperlink>
        </w:p>
        <w:p w14:paraId="1A1E5C5F" w14:textId="7EDAB5F5" w:rsidR="007B6BFE" w:rsidRDefault="007B6BFE">
          <w:pPr>
            <w:pStyle w:val="TDC2"/>
            <w:rPr>
              <w:rFonts w:asciiTheme="minorHAnsi" w:eastAsiaTheme="minorEastAsia" w:hAnsiTheme="minorHAnsi" w:cstheme="minorBidi"/>
              <w:noProof/>
              <w:kern w:val="2"/>
              <w:sz w:val="24"/>
              <w:szCs w:val="24"/>
              <w14:ligatures w14:val="standardContextual"/>
            </w:rPr>
          </w:pPr>
          <w:hyperlink w:anchor="_Toc232147356" w:history="1">
            <w:r>
              <w:rPr>
                <w:rStyle w:val="Hipervnculo"/>
                <w:noProof/>
              </w:rPr>
              <w:t>G.3 Evolución del diseño</w:t>
            </w:r>
            <w:r>
              <w:rPr>
                <w:noProof/>
                <w:webHidden/>
              </w:rPr>
              <w:tab/>
              <w:fldChar w:fldCharType="begin"/>
              <w:instrText xml:space="preserve"> PAGEREF _Toc232147356 \h </w:instrText>
              <w:fldChar w:fldCharType="separate"/>
              <w:t>123</w:t>
              <w:fldChar w:fldCharType="end"/>
            </w:r>
          </w:hyperlink>
        </w:p>
        <w:p w14:paraId="19CA6009" w14:textId="7A371488"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57" w:history="1">
            <w:r>
              <w:rPr>
                <w:rStyle w:val="Hipervnculo"/>
                <w:noProof/>
              </w:rPr>
              <w:t>Mayo 2026 — Fundación del proyecto</w:t>
            </w:r>
            <w:r>
              <w:rPr>
                <w:noProof/>
                <w:webHidden/>
              </w:rPr>
              <w:tab/>
              <w:fldChar w:fldCharType="begin"/>
              <w:instrText xml:space="preserve"> PAGEREF _Toc232147357 \h </w:instrText>
              <w:fldChar w:fldCharType="separate"/>
              <w:t>123</w:t>
              <w:fldChar w:fldCharType="end"/>
            </w:r>
          </w:hyperlink>
        </w:p>
        <w:p w14:paraId="03D3039A" w14:textId="748510A9"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58" w:history="1">
            <w:r>
              <w:rPr>
                <w:rStyle w:val="Hipervnculo"/>
                <w:noProof/>
              </w:rPr>
              <w:t>Mayo-Junio 2026 — El pivot hacia la honestidad técnica</w:t>
            </w:r>
            <w:r>
              <w:rPr>
                <w:noProof/>
                <w:webHidden/>
              </w:rPr>
              <w:tab/>
              <w:fldChar w:fldCharType="begin"/>
              <w:instrText xml:space="preserve"> PAGEREF _Toc232147358 \h </w:instrText>
              <w:fldChar w:fldCharType="separate"/>
              <w:t>123</w:t>
              <w:fldChar w:fldCharType="end"/>
            </w:r>
          </w:hyperlink>
        </w:p>
        <w:p w14:paraId="513DE59D" w14:textId="51F912E9"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59" w:history="1">
            <w:r>
              <w:rPr>
                <w:rStyle w:val="Hipervnculo"/>
                <w:noProof/>
              </w:rPr>
              <w:t>Junio 2026 — La arquitectura de verificabilidad pública</w:t>
            </w:r>
            <w:r>
              <w:rPr>
                <w:noProof/>
                <w:webHidden/>
              </w:rPr>
              <w:tab/>
              <w:fldChar w:fldCharType="begin"/>
              <w:instrText xml:space="preserve"> PAGEREF _Toc232147359 \h </w:instrText>
              <w:fldChar w:fldCharType="separate"/>
              <w:t>123</w:t>
              <w:fldChar w:fldCharType="end"/>
            </w:r>
          </w:hyperlink>
        </w:p>
        <w:p w14:paraId="4E9E9A7E" w14:textId="4202BED8" w:rsidR="007B6BFE" w:rsidRDefault="007B6BFE">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2147360" w:history="1">
            <w:r>
              <w:rPr>
                <w:rStyle w:val="Hipervnculo"/>
                <w:noProof/>
              </w:rPr>
              <w:t>Junio 2026 — Estado actual</w:t>
            </w:r>
            <w:r>
              <w:rPr>
                <w:noProof/>
                <w:webHidden/>
              </w:rPr>
              <w:tab/>
              <w:fldChar w:fldCharType="begin"/>
              <w:instrText xml:space="preserve"> PAGEREF _Toc232147360 \h </w:instrText>
              <w:fldChar w:fldCharType="separate"/>
              <w:t>123</w:t>
              <w:fldChar w:fldCharType="end"/>
            </w:r>
          </w:hyperlink>
        </w:p>
        <w:p w14:paraId="75643AAC" w14:textId="3599A12D" w:rsidR="003A3FBA" w:rsidRDefault="003A3FBA">
          <w:r>
            <w:rPr>
              <w:b/>
              <w:bCs/>
            </w:rPr>
            <w:fldChar w:fldCharType="end"/>
          </w:r>
        </w:p>
      </w:sdtContent>
    </w:sdt>
    <w:p w14:paraId="415C54F8" w14:textId="6C4E90DF" w:rsidR="00970506" w:rsidRDefault="00970506">
      <w:r>
        <w:br w:type="page"/>
      </w:r>
    </w:p>
    <w:p w14:paraId="1D8F703E" w14:textId="77777777" w:rsidR="006B6112" w:rsidRDefault="006B6112" w:rsidP="006B6112">
      <w:pPr>
        <w:pStyle w:val="Ttulo1"/>
      </w:pPr>
      <w:bookmarkStart w:id="0" w:name="_Toc232147028"/>
      <w:bookmarkStart w:id="1" w:name="_Toc232062404"/>
      <w:r>
        <w:rPr>
          <w:color w:val="4EA72E" w:themeColor="accent6"/>
        </w:rPr>
        <w:lastRenderedPageBreak/>
        <w:t>PARTE I — FUNDAMENTO FILOSÓFICO Y POLÍTICO</w:t>
      </w:r>
      <w:bookmarkEnd w:id="0"/>
      <w:r>
        <w:rPr>
          <w:color w:val="4EA72E" w:themeColor="accent6"/>
        </w:rPr>
        <w:t xml:space="preserve">            </w:t>
      </w:r>
    </w:p>
    <w:p w14:paraId="744E5804" w14:textId="77777777" w:rsidR="006B6112" w:rsidRDefault="006B6112">
      <w:pPr>
        <w:pStyle w:val="Ttulo1"/>
        <w:divId w:val="880749840"/>
        <w:rPr>
          <w:kern w:val="36"/>
          <w14:ligatures w14:val="standardContextual"/>
        </w:rPr>
      </w:pPr>
      <w:bookmarkStart w:id="2" w:name="_Toc232147029"/>
      <w:bookmarkEnd w:id="1"/>
      <w:r>
        <w:t>1. Introducción</w:t>
      </w:r>
      <w:bookmarkEnd w:id="2"/>
    </w:p>
    <w:p w14:paraId="7C938C8F" w14:textId="77777777" w:rsidR="006B6112" w:rsidRDefault="006B6112">
      <w:pPr>
        <w:spacing w:after="160" w:line="319" w:lineRule="auto"/>
        <w:jc w:val="both"/>
        <w:divId w:val="880749840"/>
      </w:pPr>
      <w:r>
        <w:t>Voice Protest nace de una pregunta sencilla pero decisiva: ¿qué puede hacer la ciudadanía entre elecciones cuando quiere expresar un desacuerdo concreto, verificable y públicamente legible frente a una actuación institucional?</w:t>
      </w:r>
    </w:p>
    <w:p w14:paraId="43843493" w14:textId="77777777" w:rsidR="006B6112" w:rsidRDefault="006B6112">
      <w:pPr>
        <w:spacing w:after="160" w:line="319" w:lineRule="auto"/>
        <w:jc w:val="both"/>
        <w:divId w:val="880749840"/>
      </w:pPr>
      <w:r>
        <w:t>Las elecciones siguen siendo el mecanismo fundacional de la democracia representativa. Permiten delegar poder, renovar mandatos y transferir autoridad de forma pacífica. Pero no resuelven por sí solas el problema de la expresión ciudadana entre ciclos electorales. Durante años, una decisión pública concreta puede afectar de forma inmediata a miles de personas sin que exista un canal formal, accesible y creíble para registrar ese desacuerdo.</w:t>
      </w:r>
    </w:p>
    <w:p w14:paraId="41E1B129" w14:textId="77777777" w:rsidR="006B6112" w:rsidRDefault="006B6112">
      <w:pPr>
        <w:spacing w:after="160" w:line="319" w:lineRule="auto"/>
        <w:jc w:val="both"/>
        <w:divId w:val="880749840"/>
      </w:pPr>
      <w:r>
        <w:t>La protesta física ha cumplido históricamente esa función. La calle comunica presencia, determinación y riesgo asumido. Pero también exige tiempo, desplazamiento, exposición pública y, en muchos contextos, valentía frente a posibles represalias. Las plataformas de peticiones digitales, por su parte, reducen la barrera de participación, pero suelen carecer de verificación suficiente: resulta difícil saber cuántas firmas corresponden a personas reales, únicas y vinculadas a la comunidad afectada.</w:t>
      </w:r>
    </w:p>
    <w:p w14:paraId="0A564FDC" w14:textId="77777777" w:rsidR="006B6112" w:rsidRDefault="006B6112">
      <w:pPr>
        <w:spacing w:after="160" w:line="319" w:lineRule="auto"/>
        <w:jc w:val="both"/>
        <w:divId w:val="880749840"/>
      </w:pPr>
      <w:r>
        <w:t>Voice Protest intenta ocupar ese espacio intermedio: más riguroso que una petición en línea, menos exigente que una manifestación física. Su propósito es permitir que personas reales, verificadas y protegidas mediante pseudonimato fuerte puedan expresar una queja formal frente a instituciones con mandato o fondos públicos, generando un informe público que pueda ser interpretado y auditado por terceros.</w:t>
      </w:r>
    </w:p>
    <w:p w14:paraId="2C4255DB" w14:textId="77777777" w:rsidR="006B6112" w:rsidRDefault="006B6112">
      <w:pPr>
        <w:spacing w:after="160" w:line="319" w:lineRule="auto"/>
        <w:jc w:val="both"/>
        <w:divId w:val="880749840"/>
      </w:pPr>
      <w:r>
        <w:t>Esta Parte I expone el fundamento filosófico y político del proyecto. No describe en detalle la arquitectura técnica, la política de datos ni el funcionamiento del informe público; esos aspectos se desarrollan en las partes posteriores. Aquí se explica por qué existe Voice Protest, qué problema democrático intenta abordar, qué equilibrios éticos asume y cuáles son sus límites esenciales.</w:t>
      </w:r>
    </w:p>
    <w:p w14:paraId="03544FA0" w14:textId="77777777" w:rsidR="006B6112" w:rsidRDefault="006B6112">
      <w:pPr>
        <w:pStyle w:val="Ttulo1"/>
        <w:divId w:val="156969064"/>
        <w:rPr>
          <w:kern w:val="36"/>
          <w14:ligatures w14:val="standardContextual"/>
        </w:rPr>
      </w:pPr>
      <w:bookmarkStart w:id="3" w:name="_Toc232147030"/>
      <w:r>
        <w:t>2. El problema democrático entre elecciones</w:t>
      </w:r>
      <w:bookmarkEnd w:id="3"/>
    </w:p>
    <w:p w14:paraId="547F7116" w14:textId="77777777" w:rsidR="006B6112" w:rsidRDefault="006B6112">
      <w:pPr>
        <w:pStyle w:val="Ttulo2"/>
        <w:divId w:val="156969064"/>
      </w:pPr>
      <w:bookmarkStart w:id="4" w:name="_Toc232147031"/>
      <w:r>
        <w:t>2.1 La brecha entre elecciones</w:t>
      </w:r>
      <w:bookmarkEnd w:id="4"/>
    </w:p>
    <w:p w14:paraId="3822292B" w14:textId="77777777" w:rsidR="006B6112" w:rsidRDefault="006B6112">
      <w:pPr>
        <w:spacing w:after="160" w:line="319" w:lineRule="auto"/>
        <w:jc w:val="both"/>
        <w:divId w:val="156969064"/>
      </w:pPr>
      <w:r>
        <w:t>La democracia representativa concentra gran parte de la decisión ciudadana en momentos electorales separados por varios años. Esa periodicidad aporta estabilidad, pero también genera una brecha: entre una elección y la siguiente, la ciudadanía dispone de pocos mecanismos formales para expresar desacuerdo sobre decisiones específicas que quizá no estaban presentes, ni eran previsibles, cuando emitió su voto.</w:t>
      </w:r>
    </w:p>
    <w:p w14:paraId="11922EBD" w14:textId="77777777" w:rsidR="006B6112" w:rsidRDefault="006B6112">
      <w:pPr>
        <w:spacing w:after="160" w:line="319" w:lineRule="auto"/>
        <w:jc w:val="both"/>
        <w:divId w:val="156969064"/>
      </w:pPr>
      <w:r>
        <w:lastRenderedPageBreak/>
        <w:t>El voto opera inevitablemente como una delegación amplia. Una persona puede apoyar a un partido por su programa económico y discrepar de su política migratoria, sanitaria o tecnológica. Puede votar a un representante antes de que surja una crisis concreta y descubrir después que ese representante adopta una posición que considera inaceptable. La representación exige esa delegación, pero la legitimidad democrática mejora cuando existen canales intermedios de rendición de cuentas.</w:t>
      </w:r>
    </w:p>
    <w:p w14:paraId="3017D384" w14:textId="77777777" w:rsidR="006B6112" w:rsidRDefault="006B6112">
      <w:pPr>
        <w:spacing w:after="160" w:line="319" w:lineRule="auto"/>
        <w:jc w:val="both"/>
        <w:divId w:val="156969064"/>
      </w:pPr>
      <w:r>
        <w:t>Voice Protest no pretende sustituir las elecciones ni convertirse en un mecanismo de democracia directa. Su función es más limitada: ofrecer una señal ciudadana verificable sobre asuntos concretos, de forma que instituciones, medios, investigadores y ciudadanía puedan evaluar la existencia y el alcance de una queja documentada.</w:t>
      </w:r>
    </w:p>
    <w:p w14:paraId="1D1A340A" w14:textId="77777777" w:rsidR="006B6112" w:rsidRDefault="006B6112">
      <w:pPr>
        <w:pStyle w:val="Ttulo2"/>
        <w:divId w:val="156969064"/>
      </w:pPr>
      <w:bookmarkStart w:id="5" w:name="_Toc232147032"/>
      <w:r>
        <w:t>2.2 La insuficiencia de los mecanismos existentes</w:t>
      </w:r>
      <w:bookmarkEnd w:id="5"/>
    </w:p>
    <w:p w14:paraId="114B293F" w14:textId="77777777" w:rsidR="006B6112" w:rsidRDefault="006B6112">
      <w:pPr>
        <w:spacing w:after="160" w:line="319" w:lineRule="auto"/>
        <w:jc w:val="both"/>
        <w:divId w:val="156969064"/>
      </w:pPr>
      <w:r>
        <w:t>Los mecanismos actuales cubren solo parcialmente esa necesidad. Las peticiones digitales son accesibles y rápidas, pero su fuerza política se ve debilitada por la facilidad con que pueden duplicarse firmas, automatizar apoyos o inflarse resultados sin una verificación robusta. Las manifestaciones físicas son potentes y legítimas, pero excluyen a quienes no pueden desplazarse, no pueden exponerse o no pueden asumir el coste social, laboral o físico de participar.</w:t>
      </w:r>
    </w:p>
    <w:p w14:paraId="0B79FF8D" w14:textId="77777777" w:rsidR="006B6112" w:rsidRDefault="006B6112">
      <w:pPr>
        <w:spacing w:after="160" w:line="319" w:lineRule="auto"/>
        <w:jc w:val="both"/>
        <w:divId w:val="156969064"/>
      </w:pPr>
      <w:r>
        <w:t>Los mecanismos institucionales de control —tribunales, parlamentos, defensorías, auditorías, medios de comunicación— son indispensables, pero no siempre bastan. Pueden ser lentos, estar capturados, carecer de información suficiente o no reflejar con claridad la intensidad del desacuerdo ciudadano. En ese vacío aparece la necesidad de una forma de protesta documentada, verificable y compatible con la protección de la identidad individual.</w:t>
      </w:r>
    </w:p>
    <w:p w14:paraId="624D7766" w14:textId="77777777" w:rsidR="006B6112" w:rsidRDefault="006B6112">
      <w:pPr>
        <w:pStyle w:val="Ttulo2"/>
        <w:divId w:val="156969064"/>
      </w:pPr>
      <w:bookmarkStart w:id="6" w:name="_Toc232147033"/>
      <w:r>
        <w:t>2.3 El problema de la representatividad</w:t>
      </w:r>
      <w:bookmarkEnd w:id="6"/>
    </w:p>
    <w:p w14:paraId="50EA6037" w14:textId="77777777" w:rsidR="006B6112" w:rsidRDefault="006B6112">
      <w:pPr>
        <w:spacing w:after="160" w:line="319" w:lineRule="auto"/>
        <w:jc w:val="both"/>
        <w:divId w:val="156969064"/>
      </w:pPr>
      <w:r>
        <w:t>Ninguna herramienta de participación resuelve por completo el problema de la representatividad. Una manifestación no representa necesariamente a toda la población; una encuesta depende de su muestra; una petición digital puede reflejar tanto movilización genuina como capacidad de difusión. Voice Protest tampoco pretende hablar en nombre de toda la ciudadanía.</w:t>
      </w:r>
    </w:p>
    <w:p w14:paraId="4A7A07DB" w14:textId="77777777" w:rsidR="006B6112" w:rsidRDefault="006B6112">
      <w:pPr>
        <w:spacing w:after="160" w:line="319" w:lineRule="auto"/>
        <w:jc w:val="both"/>
        <w:divId w:val="156969064"/>
      </w:pPr>
      <w:r>
        <w:t>Su aportación consiste en delimitar con precisión lo que mide: adhesiones verificadas de personas únicas vinculadas al ámbito de una convocatoria. El informe público debe interpretarse como evidencia de participación verificada, no como prueba de mayoría social ni como sustituto de mecanismos electorales o jurídicos.</w:t>
      </w:r>
    </w:p>
    <w:p w14:paraId="5A246694" w14:textId="77777777" w:rsidR="006B6112" w:rsidRDefault="006B6112">
      <w:pPr>
        <w:pStyle w:val="Ttulo1"/>
        <w:divId w:val="466968611"/>
        <w:rPr>
          <w:kern w:val="36"/>
          <w14:ligatures w14:val="standardContextual"/>
        </w:rPr>
      </w:pPr>
      <w:bookmarkStart w:id="7" w:name="_Toc232147034"/>
      <w:r>
        <w:t>3. Privacidad, miedo y participación política</w:t>
      </w:r>
      <w:bookmarkEnd w:id="7"/>
    </w:p>
    <w:p w14:paraId="41801382" w14:textId="77777777" w:rsidR="006B6112" w:rsidRDefault="006B6112">
      <w:pPr>
        <w:pStyle w:val="Ttulo2"/>
        <w:divId w:val="466968611"/>
      </w:pPr>
      <w:bookmarkStart w:id="8" w:name="_Toc232147035"/>
      <w:r>
        <w:t>3.1 El miedo como inhibidor de la participación</w:t>
      </w:r>
      <w:bookmarkEnd w:id="8"/>
    </w:p>
    <w:p w14:paraId="69793099" w14:textId="77777777" w:rsidR="006B6112" w:rsidRDefault="006B6112">
      <w:pPr>
        <w:spacing w:after="160" w:line="319" w:lineRule="auto"/>
        <w:jc w:val="both"/>
        <w:divId w:val="466968611"/>
      </w:pPr>
      <w:r>
        <w:lastRenderedPageBreak/>
        <w:t>La participación política no es plenamente libre cuando está condicionada por el miedo. Ese miedo puede adoptar formas extremas en contextos autoritarios, pero también existe en democracias consolidadas: miedo a perder el empleo, a ser señalado en una comunidad pequeña, a sufrir represalias administrativas, a deteriorar relaciones personales o a quedar asociado públicamente a una posición controvertida.</w:t>
      </w:r>
    </w:p>
    <w:p w14:paraId="694A5DA2" w14:textId="77777777" w:rsidR="006B6112" w:rsidRDefault="006B6112">
      <w:pPr>
        <w:spacing w:after="160" w:line="319" w:lineRule="auto"/>
        <w:jc w:val="both"/>
        <w:divId w:val="466968611"/>
      </w:pPr>
      <w:r>
        <w:t>Una herramienta de expresión ciudadana que ignore el miedo acaba favoreciendo a quienes pueden permitirse ser visibles. En ese sentido, la privacidad no es un lujo técnico: es una condición de igualdad democrática. Permite participar a quienes comparten una queja pero no pueden asumir el coste de aparecer públicamente asociados a ella.</w:t>
      </w:r>
    </w:p>
    <w:p w14:paraId="64F6F9F3" w14:textId="77777777" w:rsidR="006B6112" w:rsidRDefault="006B6112">
      <w:pPr>
        <w:pStyle w:val="Ttulo2"/>
        <w:divId w:val="466968611"/>
      </w:pPr>
      <w:bookmarkStart w:id="9" w:name="_Toc232147036"/>
      <w:r>
        <w:t>3.2 Privacidad como condición democrática</w:t>
      </w:r>
      <w:bookmarkEnd w:id="9"/>
    </w:p>
    <w:p w14:paraId="71DFC0E8" w14:textId="77777777" w:rsidR="006B6112" w:rsidRDefault="006B6112">
      <w:pPr>
        <w:spacing w:after="160" w:line="319" w:lineRule="auto"/>
        <w:jc w:val="both"/>
        <w:divId w:val="466968611"/>
      </w:pPr>
      <w:r>
        <w:t>El voto secreto expresa una intuición democrática fundamental: para que la voluntad política sea libre, debe estar protegida frente a la coerción, la vigilancia y la represalia. Esa lógica no desaparece fuera del ámbito electoral. También importa cuando una persona expresa desacuerdo con una institución pública.</w:t>
      </w:r>
    </w:p>
    <w:p w14:paraId="2FF8781F" w14:textId="77777777" w:rsidR="006B6112" w:rsidRDefault="006B6112">
      <w:pPr>
        <w:spacing w:after="160" w:line="319" w:lineRule="auto"/>
        <w:jc w:val="both"/>
        <w:divId w:val="466968611"/>
      </w:pPr>
      <w:r>
        <w:t>Pero la privacidad absoluta tiene un coste: si nadie puede verificar nada, la participación puede falsificarse, duplicarse o manipularse. Voice Protest adopta por ello una solución intermedia: pseudonimato fuerte. El sistema verifica que existe una participación única y vinculada al ámbito de la convocatoria, pero no publica ni almacena una identidad civil directa del participante.</w:t>
      </w:r>
    </w:p>
    <w:p w14:paraId="6A251035" w14:textId="77777777" w:rsidR="006B6112" w:rsidRDefault="006B6112">
      <w:pPr>
        <w:spacing w:after="160" w:line="319" w:lineRule="auto"/>
        <w:jc w:val="both"/>
        <w:divId w:val="466968611"/>
      </w:pPr>
      <w:r>
        <w:t>La idea puede resumirse así: el sistema debe poder saber que una adhesión existe, que es única y que cumple las condiciones de la convocatoria; no debe necesitar saber quién es la persona en términos civiles.</w:t>
      </w:r>
    </w:p>
    <w:p w14:paraId="2AEB9E04" w14:textId="77777777" w:rsidR="006B6112" w:rsidRDefault="006B6112">
      <w:pPr>
        <w:pStyle w:val="Ttulo2"/>
        <w:divId w:val="466968611"/>
      </w:pPr>
      <w:bookmarkStart w:id="10" w:name="_Toc232147037"/>
      <w:r>
        <w:t>3.3 Sesgos de participación</w:t>
      </w:r>
      <w:bookmarkEnd w:id="10"/>
    </w:p>
    <w:p w14:paraId="2C19D459" w14:textId="77777777" w:rsidR="006B6112" w:rsidRDefault="006B6112">
      <w:pPr>
        <w:spacing w:after="160" w:line="319" w:lineRule="auto"/>
        <w:jc w:val="both"/>
        <w:divId w:val="466968611"/>
      </w:pPr>
      <w:r>
        <w:t>Voice Protest también tiene sesgos. Requiere acceso a internet, un dispositivo compatible y, en la mayoría de convocatorias, un teléfono móvil capaz de recibir SMS. Esto excluye o dificulta la participación de personas sin acceso tecnológico suficiente, con menor alfabetización digital o en situaciones de vulnerabilidad material.</w:t>
      </w:r>
    </w:p>
    <w:p w14:paraId="75F42C73" w14:textId="77777777" w:rsidR="006B6112" w:rsidRDefault="006B6112">
      <w:pPr>
        <w:spacing w:after="160" w:line="319" w:lineRule="auto"/>
        <w:jc w:val="both"/>
        <w:divId w:val="466968611"/>
      </w:pPr>
      <w:r>
        <w:t>Por eso sus resultados deben leerse con cautela: no representan a toda la población afectada, sino a quienes conocieron la convocatoria, pudieron participar y decidieron hacerlo. La honestidad sobre estos sesgos es parte de la credibilidad del sistema.</w:t>
      </w:r>
    </w:p>
    <w:p w14:paraId="452A01C9" w14:textId="77777777" w:rsidR="006B6112" w:rsidRDefault="006B6112">
      <w:pPr>
        <w:pStyle w:val="Ttulo1"/>
        <w:divId w:val="2095003734"/>
        <w:rPr>
          <w:kern w:val="36"/>
          <w14:ligatures w14:val="standardContextual"/>
        </w:rPr>
      </w:pPr>
      <w:bookmarkStart w:id="11" w:name="_Toc232147038"/>
      <w:r>
        <w:t>4. El concepto de protesta verificable</w:t>
      </w:r>
      <w:bookmarkEnd w:id="11"/>
    </w:p>
    <w:p w14:paraId="77935029" w14:textId="77777777" w:rsidR="006B6112" w:rsidRDefault="006B6112">
      <w:pPr>
        <w:pStyle w:val="Ttulo2"/>
        <w:divId w:val="2095003734"/>
      </w:pPr>
      <w:bookmarkStart w:id="12" w:name="_Toc232147039"/>
      <w:r>
        <w:t>4.1 Verificar sin identificar</w:t>
      </w:r>
      <w:bookmarkEnd w:id="12"/>
    </w:p>
    <w:p w14:paraId="6977346C" w14:textId="77777777" w:rsidR="006B6112" w:rsidRDefault="006B6112">
      <w:pPr>
        <w:spacing w:after="160" w:line="319" w:lineRule="auto"/>
        <w:jc w:val="both"/>
        <w:divId w:val="2095003734"/>
      </w:pPr>
      <w:r>
        <w:t xml:space="preserve">La tesis central de Voice Protest es que una protesta digital puede ser verificable sin convertirse en una lista pública de identidades. Verificar no significa necesariamente exponer. </w:t>
        <w:lastRenderedPageBreak/>
        <w:t>Significa comprobar ciertas propiedades: que la adhesión procede de una persona real, que esa persona no participa dos veces en la misma convocatoria y que existe un vínculo razonable con el ámbito afectado.</w:t>
      </w:r>
    </w:p>
    <w:p w14:paraId="1D22F312" w14:textId="77777777" w:rsidR="006B6112" w:rsidRDefault="006B6112">
      <w:pPr>
        <w:spacing w:after="160" w:line="319" w:lineRule="auto"/>
        <w:jc w:val="both"/>
        <w:divId w:val="2095003734"/>
      </w:pPr>
      <w:r>
        <w:t>El detalle técnico de cómo se logra esta verificación pertenece a las partes dedicadas a privacidad y documentación técnica. En esta Parte I basta con fijar el principio: Voice Protest busca demostrar participación sin revelar identidad, y hacerlo con mecanismos que puedan ser explicados, auditados y cuestionados públicamente.</w:t>
      </w:r>
    </w:p>
    <w:p w14:paraId="60D3B93A" w14:textId="77777777" w:rsidR="006B6112" w:rsidRDefault="006B6112">
      <w:pPr>
        <w:pStyle w:val="Ttulo2"/>
        <w:divId w:val="2095003734"/>
      </w:pPr>
      <w:bookmarkStart w:id="13" w:name="_Toc232147040"/>
      <w:r>
        <w:t>4.2 Verificación de pertenencia</w:t>
      </w:r>
      <w:bookmarkEnd w:id="13"/>
    </w:p>
    <w:p w14:paraId="3575CF0C" w14:textId="77777777" w:rsidR="006B6112" w:rsidRDefault="006B6112">
      <w:pPr>
        <w:spacing w:after="160" w:line="319" w:lineRule="auto"/>
        <w:jc w:val="both"/>
        <w:divId w:val="2095003734"/>
      </w:pPr>
      <w:r>
        <w:t xml:space="preserve">Una protesta verificable no solo debe evitar duplicados; también debe delimitar quién forma parte de la comunidad concernida. Una queja nacional debe distinguir entre participantes </w:t>
      </w:r>
      <w:del w:id="9009" w:author="Auditor" w:date="2026-06-14T00:00:00Z">
        <w:r>
          <w:delText>vinculados al país</w:delText>
        </w:r>
      </w:del>
      <w:ins w:id="9010" w:author="Auditor" w:date="2026-06-14T00:00:00Z">
        <w:r>
          <w:t>con señales técnicas compatibles con el país</w:t>
        </w:r>
      </w:ins>
      <w:r>
        <w:t xml:space="preserve"> y participantes externos. Una convocatoria institucional debe diferenciar entre miembros de la institución y personas ajenas a ella.</w:t>
      </w:r>
    </w:p>
    <w:p w14:paraId="0394C532" w14:textId="77777777" w:rsidR="006B6112" w:rsidRDefault="006B6112">
      <w:pPr>
        <w:spacing w:after="160" w:line="319" w:lineRule="auto"/>
        <w:jc w:val="both"/>
        <w:divId w:val="2095003734"/>
      </w:pPr>
      <w:r>
        <w:t>Voice Protest utiliza señales prácticas de pertenencia —como el prefijo telefónico o el correo institucional— sin convertirlas en una verificación total de ciudadanía legal o identidad civil. Esta decisión es deliberada: busca un equilibrio entre rigor, accesibilidad y minimización de datos.</w:t>
      </w:r>
    </w:p>
    <w:p w14:paraId="7D5DCDBA" w14:textId="77777777" w:rsidR="006B6112" w:rsidRDefault="006B6112">
      <w:pPr>
        <w:pStyle w:val="Ttulo2"/>
        <w:divId w:val="2095003734"/>
      </w:pPr>
      <w:bookmarkStart w:id="14" w:name="_Toc232147041"/>
      <w:r>
        <w:t>4.3 El informe como evidencia pública</w:t>
      </w:r>
      <w:bookmarkEnd w:id="14"/>
    </w:p>
    <w:p w14:paraId="12AA4C1D" w14:textId="77777777" w:rsidR="006B6112" w:rsidRDefault="006B6112">
      <w:pPr>
        <w:spacing w:after="160" w:line="319" w:lineRule="auto"/>
        <w:jc w:val="both"/>
        <w:divId w:val="2095003734"/>
      </w:pPr>
      <w:r>
        <w:t>El resultado de una convocatoria no debe reducirse a un contador. La fuerza de Voice Protest está en producir un informe público que permita interpretar el alcance de la protesta: número de adhesiones verificadas, distribución territorial, nivel de confianza de las señales y contexto documental de la queja.</w:t>
      </w:r>
    </w:p>
    <w:p w14:paraId="2A36AB9C" w14:textId="77777777" w:rsidR="006B6112" w:rsidRDefault="006B6112">
      <w:pPr>
        <w:spacing w:after="160" w:line="319" w:lineRule="auto"/>
        <w:jc w:val="both"/>
        <w:divId w:val="2095003734"/>
      </w:pPr>
      <w:r>
        <w:t>Ese informe no exige confianza ciega en los operadores de la plataforma. Su diseño está orientado a la verificabilidad pública: terceros deben poder revisar los datos agregados y comprobar la integridad del resultado. El desarrollo completo de este punto se reserva para la Parte VI.</w:t>
      </w:r>
    </w:p>
    <w:p w14:paraId="109BD5E1" w14:textId="77777777" w:rsidR="006B6112" w:rsidRDefault="006B6112">
      <w:pPr>
        <w:pStyle w:val="Ttulo1"/>
        <w:divId w:val="1149054171"/>
        <w:rPr>
          <w:kern w:val="36"/>
          <w14:ligatures w14:val="standardContextual"/>
        </w:rPr>
      </w:pPr>
      <w:bookmarkStart w:id="15" w:name="_Toc232147042"/>
      <w:r>
        <w:t>5. Credibilidad y protección</w:t>
      </w:r>
      <w:bookmarkEnd w:id="15"/>
    </w:p>
    <w:p w14:paraId="4568E457" w14:textId="77777777" w:rsidR="006B6112" w:rsidRDefault="006B6112">
      <w:pPr>
        <w:pStyle w:val="Ttulo2"/>
        <w:divId w:val="1149054171"/>
      </w:pPr>
      <w:bookmarkStart w:id="16" w:name="_Toc232147043"/>
      <w:r>
        <w:t>5.1 Las dos amenazas: manipulación y represalia</w:t>
      </w:r>
      <w:bookmarkEnd w:id="16"/>
    </w:p>
    <w:p w14:paraId="640CC202" w14:textId="77777777" w:rsidR="006B6112" w:rsidRDefault="006B6112">
      <w:pPr>
        <w:spacing w:after="160" w:line="319" w:lineRule="auto"/>
        <w:jc w:val="both"/>
        <w:divId w:val="1149054171"/>
      </w:pPr>
      <w:r>
        <w:t>Voice Protest se diseña frente a dos amenazas opuestas. La primera es la manipulación desde abajo: bots, duplicados, granjas de tarjetas SIM, campañas artificiales o participación de personas que no pertenecen al ámbito de la convocatoria. Si esta amenaza no se controla, el resultado pierde credibilidad.</w:t>
      </w:r>
    </w:p>
    <w:p w14:paraId="587BAFDA" w14:textId="77777777" w:rsidR="006B6112" w:rsidRDefault="006B6112">
      <w:pPr>
        <w:spacing w:after="160" w:line="319" w:lineRule="auto"/>
        <w:jc w:val="both"/>
        <w:divId w:val="1149054171"/>
      </w:pPr>
      <w:r>
        <w:t xml:space="preserve">La segunda es la represalia desde arriba: gobiernos, empresas, instituciones o actores con poder que intenten identificar a participantes para sancionarlos, intimidarlos o discriminarlos. </w:t>
        <w:lastRenderedPageBreak/>
        <w:t>Si esta amenaza no se reduce, la participación deja de ser libre para quienes más necesitan protección.</w:t>
      </w:r>
    </w:p>
    <w:p w14:paraId="1C1611F8" w14:textId="77777777" w:rsidR="006B6112" w:rsidRDefault="006B6112">
      <w:pPr>
        <w:spacing w:after="160" w:line="319" w:lineRule="auto"/>
        <w:jc w:val="both"/>
        <w:divId w:val="1149054171"/>
      </w:pPr>
      <w:r>
        <w:t>El reto consiste en resistir ambas amenazas simultáneamente. Una herramienta completamente anónima puede ser manipulable; una herramienta de identidad completa puede ser intimidatoria. Voice Protest se sitúa deliberadamente entre esos extremos.</w:t>
      </w:r>
    </w:p>
    <w:p w14:paraId="15BC0D6B" w14:textId="77777777" w:rsidR="006B6112" w:rsidRDefault="006B6112">
      <w:pPr>
        <w:pStyle w:val="Ttulo2"/>
        <w:divId w:val="1149054171"/>
      </w:pPr>
      <w:bookmarkStart w:id="17" w:name="_Toc232147044"/>
      <w:r>
        <w:t>5.2 Pseudonimato fuerte, no anonimato absoluto</w:t>
      </w:r>
      <w:bookmarkEnd w:id="17"/>
    </w:p>
    <w:p w14:paraId="6A5B8FCB" w14:textId="77777777" w:rsidR="006B6112" w:rsidRDefault="006B6112">
      <w:pPr>
        <w:spacing w:after="160" w:line="319" w:lineRule="auto"/>
        <w:jc w:val="both"/>
        <w:divId w:val="1149054171"/>
      </w:pPr>
      <w:r>
        <w:t>Voice Protest no promete anonimato absoluto. Promete pseudonimato fuerte compatible con verificación. Esta distinción es esencial. La participación queda protegida mediante identificadores técnicos que no exponen directamente la identidad civil, pero existen límites derivados de la infraestructura, de los proveedores y de posibles órdenes legales.</w:t>
      </w:r>
    </w:p>
    <w:p w14:paraId="55A85B5A" w14:textId="77777777" w:rsidR="006B6112" w:rsidRDefault="006B6112">
      <w:pPr>
        <w:spacing w:after="160" w:line="319" w:lineRule="auto"/>
        <w:jc w:val="both"/>
        <w:divId w:val="1149054171"/>
      </w:pPr>
      <w:r>
        <w:t>La honestidad sobre esos límites no debilita el sistema; lo hace más creíble. Un sistema que promete anonimato absoluto cuando depende de SMS, servidores, bases de datos y proveedores externos estaría exagerando sus garantías. Voice Protest debe decir con claridad qué protege, qué no protege y en qué escenarios esa protección podría verse reducida.</w:t>
      </w:r>
    </w:p>
    <w:p w14:paraId="36C56828" w14:textId="77777777" w:rsidR="006B6112" w:rsidRDefault="006B6112">
      <w:pPr>
        <w:spacing w:after="160" w:line="319" w:lineRule="auto"/>
        <w:jc w:val="both"/>
        <w:divId w:val="1149054171"/>
      </w:pPr>
      <w:r>
        <w:t>Los escenarios técnicos y legales concretos —proveedores de SMS, registros de infraestructura, correlación de metadatos y retención de datos— se desarrollan en la Parte III.</w:t>
      </w:r>
    </w:p>
    <w:p w14:paraId="5D8B9D33" w14:textId="77777777" w:rsidR="006B6112" w:rsidRDefault="006B6112">
      <w:pPr>
        <w:pStyle w:val="Ttulo1"/>
        <w:divId w:val="54740504"/>
        <w:rPr>
          <w:kern w:val="36"/>
          <w14:ligatures w14:val="standardContextual"/>
        </w:rPr>
      </w:pPr>
      <w:bookmarkStart w:id="18" w:name="_Toc232147045"/>
      <w:r>
        <w:t>6. Riesgos éticos y límites esenciales</w:t>
      </w:r>
      <w:bookmarkEnd w:id="18"/>
    </w:p>
    <w:p w14:paraId="501A9501" w14:textId="77777777" w:rsidR="006B6112" w:rsidRDefault="006B6112">
      <w:pPr>
        <w:pStyle w:val="Ttulo2"/>
        <w:divId w:val="54740504"/>
      </w:pPr>
      <w:bookmarkStart w:id="19" w:name="_Toc232147046"/>
      <w:r>
        <w:t>6.1 Voice Protest verifica participación, no verdad</w:t>
      </w:r>
      <w:bookmarkEnd w:id="19"/>
    </w:p>
    <w:p w14:paraId="26D31B49" w14:textId="77777777" w:rsidR="006B6112" w:rsidRDefault="006B6112">
      <w:pPr>
        <w:spacing w:after="160" w:line="319" w:lineRule="auto"/>
        <w:jc w:val="both"/>
        <w:divId w:val="54740504"/>
      </w:pPr>
      <w:r>
        <w:t>Voice Protest no es un verificador de hechos. Una convocatoria puede estar basada en una fuente documental pública y aun así requerir interpretación, investigación o contraste periodístico. La plataforma no decide si una denuncia es verdadera en sentido jurídico o factual; verifica que un número determinado de participantes reales y únicos expresan formalmente esa queja.</w:t>
      </w:r>
    </w:p>
    <w:p w14:paraId="0BCA83C8" w14:textId="77777777" w:rsidR="006B6112" w:rsidRDefault="006B6112">
      <w:pPr>
        <w:spacing w:after="160" w:line="319" w:lineRule="auto"/>
        <w:jc w:val="both"/>
        <w:divId w:val="54740504"/>
      </w:pPr>
      <w:r>
        <w:t>Esta limitación es deliberada. Si Voice Protest asumiera la función de determinar la verdad de cada denuncia, adquiriría poder editorial sobre qué protestas son legítimas. Ese poder introduciría sesgos, incentivos de captura y controversias que desviarían el propósito de la herramienta. La plataforma debe verificar participación; la sociedad, los medios y las instituciones deben evaluar los hechos.</w:t>
      </w:r>
    </w:p>
    <w:p w14:paraId="732E5556" w14:textId="77777777" w:rsidR="006B6112" w:rsidRDefault="006B6112">
      <w:pPr>
        <w:pStyle w:val="Ttulo2"/>
        <w:divId w:val="54740504"/>
      </w:pPr>
      <w:bookmarkStart w:id="20" w:name="_Toc232147047"/>
      <w:r>
        <w:t>6.2 Captura, coordinación y legitimidad</w:t>
      </w:r>
      <w:bookmarkEnd w:id="20"/>
    </w:p>
    <w:p w14:paraId="538CC199" w14:textId="77777777" w:rsidR="006B6112" w:rsidRDefault="006B6112">
      <w:pPr>
        <w:spacing w:after="160" w:line="319" w:lineRule="auto"/>
        <w:jc w:val="both"/>
        <w:divId w:val="54740504"/>
      </w:pPr>
      <w:r>
        <w:t xml:space="preserve">Toda herramienta de participación puede ser utilizada por actores organizados. Un partido, un sindicato, una asociación o una red informal pueden movilizar a sus miembros para </w:t>
        <w:lastRenderedPageBreak/>
        <w:t>adherirse a una convocatoria. Esto no es necesariamente ilegítimo: la coordinación política forma parte de la vida democrática.</w:t>
      </w:r>
    </w:p>
    <w:p w14:paraId="59EBE013" w14:textId="77777777" w:rsidR="006B6112" w:rsidRDefault="006B6112">
      <w:pPr>
        <w:spacing w:after="160" w:line="319" w:lineRule="auto"/>
        <w:jc w:val="both"/>
        <w:divId w:val="54740504"/>
      </w:pPr>
      <w:r>
        <w:t>El riesgo aparece cuando la coordinación se presenta como espontaneidad, cuando se intenta inflar artificialmente el resultado o cuando la convocatoria se usa para simular una mayoría inexistente. Voice Protest no puede eliminar este riesgo por completo, pero puede hacerlo más visible mediante verificación, límites contra abuso y transparencia del informe público.</w:t>
      </w:r>
    </w:p>
    <w:p w14:paraId="49001C68" w14:textId="77777777" w:rsidR="006B6112" w:rsidRDefault="006B6112">
      <w:pPr>
        <w:pStyle w:val="Ttulo2"/>
        <w:divId w:val="54740504"/>
      </w:pPr>
      <w:bookmarkStart w:id="21" w:name="_Toc232147048"/>
      <w:r>
        <w:t>6.3 Dependencia de infraestructura privada</w:t>
      </w:r>
      <w:bookmarkEnd w:id="21"/>
    </w:p>
    <w:p w14:paraId="244EA404" w14:textId="77777777" w:rsidR="006B6112" w:rsidRDefault="006B6112">
      <w:pPr>
        <w:spacing w:after="160" w:line="319" w:lineRule="auto"/>
        <w:jc w:val="both"/>
        <w:divId w:val="54740504"/>
      </w:pPr>
      <w:r>
        <w:t>Voice Protest depende de infraestructura técnica operada por terceros: servidores, bases de datos, servicios de envío de SMS, correo electrónico y otros proveedores. Esta dependencia introduce riesgos reales de disponibilidad, jurisdicción, costes, interrupción del servicio y cumplimiento de órdenes legales.</w:t>
      </w:r>
    </w:p>
    <w:p w14:paraId="77F6E5F2" w14:textId="77777777" w:rsidR="006B6112" w:rsidRDefault="006B6112">
      <w:pPr>
        <w:spacing w:after="160" w:line="319" w:lineRule="auto"/>
        <w:jc w:val="both"/>
        <w:divId w:val="54740504"/>
      </w:pPr>
      <w:r>
        <w:t>La respuesta no puede ser negar esa dependencia, sino hacerla explícita y reducir sus efectos mediante código abierto, arquitectura replicable, minimización de datos y documentación pública. La independencia absoluta no existe; la independencia estructural consiste en reducir puntos únicos de captura y permitir la auditoría y replicación del sistema.</w:t>
      </w:r>
    </w:p>
    <w:p w14:paraId="55E07378" w14:textId="77777777" w:rsidR="006B6112" w:rsidRDefault="006B6112">
      <w:pPr>
        <w:pStyle w:val="Ttulo2"/>
        <w:divId w:val="54740504"/>
      </w:pPr>
      <w:bookmarkStart w:id="22" w:name="_Toc232147049"/>
      <w:r>
        <w:t>6.4 Lo que Voice Protest no es</w:t>
      </w:r>
      <w:bookmarkEnd w:id="22"/>
    </w:p>
    <w:p w14:paraId="1EBA947E" w14:textId="77777777" w:rsidR="006B6112" w:rsidRDefault="006B6112" w:rsidP="006B6112">
      <w:pPr>
        <w:pStyle w:val="Ttulo2"/>
        <w:numPr>
          <w:ilvl w:val="0"/>
          <w:numId w:val="28"/>
        </w:numPr>
        <w:divId w:val="54740504"/>
        <w:rPr>
          <w:sz w:val="24"/>
          <w:szCs w:val="24"/>
        </w:rPr>
      </w:pPr>
      <w:bookmarkStart w:id="23" w:name="_Toc232147050"/>
      <w:r>
        <w:rPr>
          <w:sz w:val="24"/>
          <w:szCs w:val="24"/>
        </w:rPr>
        <w:t>No es un sistema de votación ni produce decisiones vinculantes.</w:t>
      </w:r>
      <w:bookmarkEnd w:id="23"/>
    </w:p>
    <w:p w14:paraId="76DF6DB4" w14:textId="77777777" w:rsidR="006B6112" w:rsidRDefault="006B6112" w:rsidP="006B6112">
      <w:pPr>
        <w:pStyle w:val="Ttulo2"/>
        <w:numPr>
          <w:ilvl w:val="0"/>
          <w:numId w:val="28"/>
        </w:numPr>
        <w:divId w:val="54740504"/>
        <w:rPr>
          <w:sz w:val="24"/>
          <w:szCs w:val="24"/>
        </w:rPr>
      </w:pPr>
      <w:bookmarkStart w:id="24" w:name="_Toc232147051"/>
      <w:r>
        <w:rPr>
          <w:sz w:val="24"/>
          <w:szCs w:val="24"/>
        </w:rPr>
        <w:t>No es una plataforma general de peticiones o campañas de apoyo.</w:t>
      </w:r>
      <w:bookmarkEnd w:id="24"/>
    </w:p>
    <w:p w14:paraId="4E01B571" w14:textId="77777777" w:rsidR="00D24A66" w:rsidRDefault="00D24A66" w:rsidP="00D24A66">
      <w:pPr>
        <w:spacing w:after="160" w:line="320" w:lineRule="auto"/>
        <w:jc w:val="both"/>
      </w:pPr>
      <w:r>
        <w:t xml:space="preserve">Esta distinción no es solo conceptual: está reforzada técnicamente a nivel de API. Cuatro reglas de admisión se aplican en el servidor a cada solicitud de creación de convocatoria, independientemente de si proviene de la interfaz web o de una llamada directa a la API: (1) el tipo de abuso debe declararse obligatoriamente y pertenecer a una lista cerrada de categorías; (2) las fuentes procedentes de plataformas de peticiones como change.org o avaaz.org son rechazadas como fuentes documentales; (3) las demandas formuladas exclusivamente como solicitudes o propuestas son rechazadas; (4) el destinatario debe ser una institución pública, verificado mediante Wikidata desde el servidor — los partidos políticos, empresas privadas y personas individuales son rechazados. Estas reglas se aplican en el servidor y son válidas tanto para usuarios web como para llamadas directas a la API.</w:t>
      </w:r>
    </w:p>
    <w:p w14:paraId="74807A9D" w14:textId="77777777" w:rsidR="006B6112" w:rsidRDefault="006B6112" w:rsidP="006B6112">
      <w:pPr>
        <w:pStyle w:val="Ttulo2"/>
        <w:numPr>
          <w:ilvl w:val="0"/>
          <w:numId w:val="28"/>
        </w:numPr>
        <w:divId w:val="54740504"/>
        <w:rPr>
          <w:sz w:val="24"/>
          <w:szCs w:val="24"/>
        </w:rPr>
      </w:pPr>
      <w:bookmarkStart w:id="25" w:name="_Toc232147052"/>
      <w:r>
        <w:rPr>
          <w:sz w:val="24"/>
          <w:szCs w:val="24"/>
        </w:rPr>
        <w:t>No verifica la verdad de los hechos denunciados.</w:t>
      </w:r>
      <w:bookmarkEnd w:id="25"/>
    </w:p>
    <w:p w14:paraId="7FECCC59" w14:textId="77777777" w:rsidR="006B6112" w:rsidRDefault="006B6112" w:rsidP="006B6112">
      <w:pPr>
        <w:pStyle w:val="Ttulo2"/>
        <w:numPr>
          <w:ilvl w:val="0"/>
          <w:numId w:val="28"/>
        </w:numPr>
        <w:divId w:val="54740504"/>
        <w:rPr>
          <w:sz w:val="24"/>
          <w:szCs w:val="24"/>
        </w:rPr>
      </w:pPr>
      <w:bookmarkStart w:id="26" w:name="_Toc232147053"/>
      <w:r>
        <w:rPr>
          <w:sz w:val="24"/>
          <w:szCs w:val="24"/>
        </w:rPr>
        <w:t>No garantiza anonimato absoluto.</w:t>
      </w:r>
      <w:bookmarkEnd w:id="26"/>
    </w:p>
    <w:p w14:paraId="3A686127" w14:textId="77777777" w:rsidR="006B6112" w:rsidRDefault="006B6112" w:rsidP="006B6112">
      <w:pPr>
        <w:pStyle w:val="Ttulo2"/>
        <w:numPr>
          <w:ilvl w:val="0"/>
          <w:numId w:val="28"/>
        </w:numPr>
        <w:divId w:val="54740504"/>
        <w:rPr>
          <w:sz w:val="24"/>
          <w:szCs w:val="24"/>
        </w:rPr>
      </w:pPr>
      <w:bookmarkStart w:id="27" w:name="_Toc232147054"/>
      <w:r>
        <w:rPr>
          <w:sz w:val="24"/>
          <w:szCs w:val="24"/>
        </w:rPr>
        <w:t>No sustituye manifestaciones, elecciones, tribunales, prensa ni mecanismos formales de control.</w:t>
      </w:r>
      <w:bookmarkEnd w:id="27"/>
    </w:p>
    <w:p w14:paraId="5163E185" w14:textId="77777777" w:rsidR="006B6112" w:rsidRDefault="006B6112" w:rsidP="006B6112">
      <w:pPr>
        <w:pStyle w:val="Ttulo2"/>
        <w:numPr>
          <w:ilvl w:val="0"/>
          <w:numId w:val="28"/>
        </w:numPr>
        <w:divId w:val="54740504"/>
        <w:rPr>
          <w:sz w:val="24"/>
          <w:szCs w:val="24"/>
        </w:rPr>
      </w:pPr>
      <w:bookmarkStart w:id="28" w:name="_Toc232147055"/>
      <w:r>
        <w:rPr>
          <w:sz w:val="24"/>
          <w:szCs w:val="24"/>
        </w:rPr>
        <w:t>No está diseñada para quejas contra individuos privados o actores sin mandato ni fondos públicos.</w:t>
      </w:r>
      <w:bookmarkEnd w:id="28"/>
    </w:p>
    <w:p w14:paraId="7FCF88AC" w14:textId="77777777" w:rsidR="006B6112" w:rsidRDefault="006B6112">
      <w:pPr>
        <w:pStyle w:val="Ttulo2"/>
        <w:divId w:val="54740504"/>
      </w:pPr>
      <w:bookmarkStart w:id="29" w:name="_Toc232147056"/>
      <w:r>
        <w:t>6.5 Lo que Voice Protest sí es</w:t>
      </w:r>
      <w:bookmarkEnd w:id="29"/>
    </w:p>
    <w:p w14:paraId="57BB3B20" w14:textId="77777777" w:rsidR="006B6112" w:rsidRDefault="006B6112" w:rsidP="006B6112">
      <w:pPr>
        <w:pStyle w:val="Ttulo2"/>
        <w:numPr>
          <w:ilvl w:val="0"/>
          <w:numId w:val="29"/>
        </w:numPr>
        <w:divId w:val="54740504"/>
        <w:rPr>
          <w:sz w:val="24"/>
          <w:szCs w:val="24"/>
        </w:rPr>
      </w:pPr>
      <w:bookmarkStart w:id="30" w:name="_Toc232147057"/>
      <w:r>
        <w:rPr>
          <w:sz w:val="24"/>
          <w:szCs w:val="24"/>
        </w:rPr>
        <w:t>Una infraestructura cívica para protestas verificadas frente a instituciones públicas o financiadas públicamente.</w:t>
      </w:r>
      <w:bookmarkEnd w:id="30"/>
    </w:p>
    <w:p w14:paraId="44D81237" w14:textId="77777777" w:rsidR="006B6112" w:rsidRDefault="006B6112" w:rsidP="006B6112">
      <w:pPr>
        <w:pStyle w:val="Ttulo2"/>
        <w:numPr>
          <w:ilvl w:val="0"/>
          <w:numId w:val="29"/>
        </w:numPr>
        <w:divId w:val="54740504"/>
        <w:rPr>
          <w:sz w:val="24"/>
          <w:szCs w:val="24"/>
        </w:rPr>
      </w:pPr>
      <w:bookmarkStart w:id="31" w:name="_Toc232147058"/>
      <w:r>
        <w:rPr>
          <w:sz w:val="24"/>
          <w:szCs w:val="24"/>
        </w:rPr>
        <w:t>Un mecanismo de adhesión única por convocatoria, compatible con privacidad por diseño.</w:t>
      </w:r>
      <w:bookmarkEnd w:id="31"/>
    </w:p>
    <w:p w14:paraId="303FAEC9" w14:textId="77777777" w:rsidR="006B6112" w:rsidRDefault="006B6112" w:rsidP="006B6112">
      <w:pPr>
        <w:pStyle w:val="Ttulo2"/>
        <w:numPr>
          <w:ilvl w:val="0"/>
          <w:numId w:val="29"/>
        </w:numPr>
        <w:divId w:val="54740504"/>
        <w:rPr>
          <w:sz w:val="24"/>
          <w:szCs w:val="24"/>
        </w:rPr>
      </w:pPr>
      <w:bookmarkStart w:id="32" w:name="_Toc232147059"/>
      <w:r>
        <w:rPr>
          <w:sz w:val="24"/>
          <w:szCs w:val="24"/>
        </w:rPr>
        <w:t>Un sistema que genera informes públicos interpretables y auditables.</w:t>
      </w:r>
      <w:bookmarkEnd w:id="32"/>
    </w:p>
    <w:p w14:paraId="16211097" w14:textId="77777777" w:rsidR="006B6112" w:rsidRDefault="006B6112" w:rsidP="006B6112">
      <w:pPr>
        <w:pStyle w:val="Ttulo2"/>
        <w:numPr>
          <w:ilvl w:val="0"/>
          <w:numId w:val="29"/>
        </w:numPr>
        <w:divId w:val="54740504"/>
        <w:rPr>
          <w:sz w:val="24"/>
          <w:szCs w:val="24"/>
        </w:rPr>
      </w:pPr>
      <w:bookmarkStart w:id="33" w:name="_Toc232147060"/>
      <w:r>
        <w:rPr>
          <w:sz w:val="24"/>
          <w:szCs w:val="24"/>
        </w:rPr>
        <w:lastRenderedPageBreak/>
        <w:t>Una herramienta complementaria a la protesta física, no su sustituto.</w:t>
      </w:r>
      <w:bookmarkEnd w:id="33"/>
    </w:p>
    <w:p w14:paraId="0D8633D8" w14:textId="77777777" w:rsidR="006B6112" w:rsidRDefault="006B6112" w:rsidP="006B6112">
      <w:pPr>
        <w:pStyle w:val="Ttulo2"/>
        <w:numPr>
          <w:ilvl w:val="0"/>
          <w:numId w:val="29"/>
        </w:numPr>
        <w:divId w:val="54740504"/>
        <w:rPr>
          <w:sz w:val="24"/>
          <w:szCs w:val="24"/>
        </w:rPr>
      </w:pPr>
      <w:bookmarkStart w:id="34" w:name="_Toc232147061"/>
      <w:r>
        <w:rPr>
          <w:sz w:val="24"/>
          <w:szCs w:val="24"/>
        </w:rPr>
        <w:t>Un proyecto que debe sostener su legitimidad en la transparencia, la minimización de datos y la honestidad sobre sus limitaciones.</w:t>
      </w:r>
      <w:bookmarkEnd w:id="34"/>
    </w:p>
    <w:p w14:paraId="44B85CD0" w14:textId="77777777" w:rsidR="006B6112" w:rsidRDefault="006B6112">
      <w:pPr>
        <w:pStyle w:val="Ttulo1"/>
        <w:divId w:val="1433010387"/>
        <w:rPr>
          <w:kern w:val="36"/>
          <w14:ligatures w14:val="standardContextual"/>
        </w:rPr>
      </w:pPr>
      <w:bookmarkStart w:id="35" w:name="_Toc232147062"/>
      <w:r>
        <w:t>7. Preguntas abiertas y evolución futura</w:t>
      </w:r>
      <w:bookmarkEnd w:id="35"/>
    </w:p>
    <w:p w14:paraId="6FCD635A" w14:textId="77777777" w:rsidR="006B6112" w:rsidRDefault="006B6112">
      <w:pPr>
        <w:spacing w:after="160" w:line="319" w:lineRule="auto"/>
        <w:jc w:val="both"/>
        <w:divId w:val="1433010387"/>
      </w:pPr>
      <w:r>
        <w:t>Voice Protest no resuelve todos los problemas de la participación democrática digital. Abre una línea de trabajo: cómo combinar verificación, privacidad, accesibilidad y auditabilidad en contextos donde la ciudadanía necesita expresarse sin exponerse innecesariamente.</w:t>
      </w:r>
    </w:p>
    <w:p w14:paraId="356961D7" w14:textId="77777777" w:rsidR="006B6112" w:rsidRDefault="006B6112">
      <w:pPr>
        <w:spacing w:after="160" w:line="319" w:lineRule="auto"/>
        <w:jc w:val="both"/>
        <w:divId w:val="1433010387"/>
      </w:pPr>
      <w:r>
        <w:t>Entre las preguntas abiertas están la gobernanza futura de la plataforma, la posibilidad de modelos más descentralizados, la integración con mecanismos formales de iniciativa ciudadana, la verificación sin dependencia exclusiva de telefonía móvil y el uso responsable de herramientas de inteligencia artificial para detectar abuso sin introducir censura o sesgo editorial.</w:t>
      </w:r>
    </w:p>
    <w:p w14:paraId="26DB4F8C" w14:textId="77777777" w:rsidR="006B6112" w:rsidRDefault="006B6112">
      <w:pPr>
        <w:spacing w:after="160" w:line="319" w:lineRule="auto"/>
        <w:jc w:val="both"/>
        <w:divId w:val="1433010387"/>
      </w:pPr>
      <w:r>
        <w:t>También será necesario explorar usos institucionales cerrados —universidades, colegios profesionales, sindicatos, comunidades locales— donde la pertenencia pueda verificarse de forma más precisa y donde el informe resultante tenga valor directo para órganos de gobierno internos.</w:t>
      </w:r>
    </w:p>
    <w:p w14:paraId="46876A8D" w14:textId="77777777" w:rsidR="006B6112" w:rsidRDefault="006B6112">
      <w:pPr>
        <w:spacing w:after="160" w:line="319" w:lineRule="auto"/>
        <w:jc w:val="both"/>
        <w:divId w:val="1433010387"/>
      </w:pPr>
      <w:r>
        <w:t>La evolución de Voice Protest debe mantener una regla de prudencia: no añadir capacidad técnica si esa capacidad debilita la privacidad, la claridad o la confianza pública. La herramienta solo será útil si quienes participan entienden qué están haciendo, qué queda registrado y qué garantías reales existen.</w:t>
      </w:r>
    </w:p>
    <w:p w14:paraId="540F8202" w14:textId="77777777" w:rsidR="006B6112" w:rsidRDefault="006B6112">
      <w:pPr>
        <w:spacing w:after="160" w:line="319" w:lineRule="auto"/>
        <w:jc w:val="both"/>
        <w:divId w:val="1433010387"/>
      </w:pPr>
      <w:r>
        <w:t>En ese sentido, el proyecto no se define por prometer una solución total, sino por sostener un equilibrio exigente: hacer visible la protesta sin exponer innecesariamente a quienes protestan; hacer creíble la participación sin convertirla en vigilancia; y hacer auditable el resultado sin entregar identidades.</w:t>
      </w:r>
    </w:p>
    <w:p w14:paraId="71FB57F2" w14:textId="77777777" w:rsidR="006B6112" w:rsidRDefault="006B6112">
      <w:pPr>
        <w:pStyle w:val="Ttulo1"/>
      </w:pPr>
      <w:r>
        <w:br w:type="page"/>
      </w:r>
      <w:bookmarkStart w:id="36" w:name="_Toc232147063"/>
      <w:r>
        <w:rPr>
          <w:color w:val="4EA72E" w:themeColor="accent6"/>
        </w:rPr>
        <w:lastRenderedPageBreak/>
        <w:t>PARTE II — DISEÑO FUNCIONAL</w:t>
      </w:r>
      <w:bookmarkEnd w:id="36"/>
    </w:p>
    <w:p w14:paraId="024698A4" w14:textId="77777777" w:rsidR="00D24A66" w:rsidRPr="00482301" w:rsidRDefault="00D24A66" w:rsidP="00D24A66">
      <w:pPr>
        <w:pStyle w:val="Ttulo1"/>
        <w:pBdr>
          <w:bottom w:val="single" w:sz="4" w:space="6" w:color="2E6DA4"/>
        </w:pBdr>
        <w:rPr>
          <w:color w:val="auto"/>
        </w:rPr>
      </w:pPr>
      <w:bookmarkStart w:id="37" w:name="_Toc232095026"/>
      <w:bookmarkStart w:id="38" w:name="_Toc232147064"/>
      <w:r>
        <w:rPr>
          <w:color w:val="auto"/>
        </w:rPr>
        <w:t>1. Objetivos de la plataforma</w:t>
      </w:r>
      <w:bookmarkEnd w:id="37"/>
      <w:bookmarkEnd w:id="38"/>
    </w:p>
    <w:p w14:paraId="695A7D8E" w14:textId="77777777" w:rsidR="00D24A66" w:rsidRDefault="00D24A66" w:rsidP="00D24A66">
      <w:pPr>
        <w:spacing w:after="160" w:line="320" w:lineRule="auto"/>
        <w:jc w:val="both"/>
      </w:pPr>
      <w:r>
        <w:t>Voice Protest es una plataforma de infraestructura cívica diseñada para un propósito concreto y acotado: permitir a ciudadanos reales, verificados y vinculados a la comunidad concernida, expresar de forma formal, documentada y públicamente auditable su desacuerdo con actuaciones concretas de instituciones con fondos o mandato público.</w:t>
      </w:r>
    </w:p>
    <w:p w14:paraId="4F8F9059" w14:textId="77777777" w:rsidR="00D24A66" w:rsidRDefault="00D24A66" w:rsidP="00D24A66">
      <w:pPr>
        <w:spacing w:after="160" w:line="320" w:lineRule="auto"/>
        <w:jc w:val="both"/>
      </w:pPr>
      <w:r>
        <w:t>Ese propósito puede desglosarse en cinco objetivos operativos que han guiado todas las decisiones de diseño:</w:t>
      </w:r>
    </w:p>
    <w:p w14:paraId="51A1760E" w14:textId="77777777" w:rsidR="00D24A66" w:rsidRPr="00482301" w:rsidRDefault="00D24A66" w:rsidP="00D24A66">
      <w:pPr>
        <w:pStyle w:val="Ttulo2"/>
        <w:rPr>
          <w:color w:val="auto"/>
        </w:rPr>
      </w:pPr>
      <w:bookmarkStart w:id="39" w:name="_Toc232095027"/>
      <w:bookmarkStart w:id="40" w:name="_Toc232096130"/>
      <w:bookmarkStart w:id="41" w:name="_Toc232147065"/>
      <w:r>
        <w:rPr>
          <w:color w:val="auto"/>
        </w:rPr>
        <w:t>1.1 Verificación sin identidad</w:t>
      </w:r>
      <w:bookmarkEnd w:id="39"/>
      <w:bookmarkEnd w:id="40"/>
      <w:bookmarkEnd w:id="41"/>
    </w:p>
    <w:p w14:paraId="3A3ADB1E" w14:textId="77777777" w:rsidR="00D24A66" w:rsidRDefault="00D24A66" w:rsidP="00D24A66">
      <w:pPr>
        <w:spacing w:after="160" w:line="320" w:lineRule="auto"/>
        <w:jc w:val="both"/>
      </w:pPr>
      <w:r>
        <w:t>El primer objetivo es demostrar que una adhesión proviene de una persona real y única sin revelar quién es esa persona. Este es el reto técnico y filosófico central del sistema. La verificación se realiza mediante el número de teléfono móvil como prueba de existencia, combinada con técnicas criptográficas que transforman ese número en un identificador pseudónimo irreversible. Ni el número original ni ningún dato que permita identificar directamente al participante se almacena en la base de datos.</w:t>
      </w:r>
    </w:p>
    <w:p w14:paraId="7EF4D42D" w14:textId="77777777" w:rsidR="00D24A66" w:rsidRPr="00482301" w:rsidRDefault="00D24A66" w:rsidP="00D24A66">
      <w:pPr>
        <w:pStyle w:val="Ttulo2"/>
        <w:rPr>
          <w:color w:val="auto"/>
        </w:rPr>
      </w:pPr>
      <w:bookmarkStart w:id="42" w:name="_Toc232095028"/>
      <w:bookmarkStart w:id="43" w:name="_Toc232096131"/>
      <w:bookmarkStart w:id="44" w:name="_Toc232147066"/>
      <w:r>
        <w:rPr>
          <w:color w:val="auto"/>
        </w:rPr>
        <w:t>1.2 Verificación de pertenencia</w:t>
      </w:r>
      <w:bookmarkEnd w:id="42"/>
      <w:bookmarkEnd w:id="43"/>
      <w:bookmarkEnd w:id="44"/>
    </w:p>
    <w:p w14:paraId="117CD117" w14:textId="77777777" w:rsidR="00D24A66" w:rsidRDefault="00D24A66" w:rsidP="00D24A66">
      <w:pPr>
        <w:spacing w:after="160" w:line="320" w:lineRule="auto"/>
        <w:jc w:val="both"/>
      </w:pPr>
      <w:r>
        <w:t xml:space="preserve">El segundo objetivo es confirmar que el participante pertenece al grupo geográfico o institucional al que va dirigida la convocatoria. Una protesta nacional española no debe poder ser inflada por participantes sin ningún </w:t>
      </w:r>
      <w:del w:id="9011" w:author="Auditor" w:date="2026-06-14T00:00:00Z">
        <w:r>
          <w:delText>vínculo</w:delText>
        </w:r>
      </w:del>
      <w:ins w:id="9012" w:author="Auditor" w:date="2026-06-14T00:00:00Z">
        <w:r>
          <w:t>vínculo técnico verificable</w:t>
        </w:r>
      </w:ins>
      <w:r>
        <w:t xml:space="preserve"> con España. Una protesta de empleados de una universidad concreta no debe poder ser firmada por personas ajenas a esa institución. La verificación de pertenencia se realiza mediante el prefijo del número de teléfono para convocatorias nacionales, y mediante correo electrónico institucional para convocatorias locales e institucionales. Esta verificación no equivale a ciudadanía legal ni residencia formal: un nacional residente en el extranjero con número extranjero quedaría fuera, y un residente temporal con número local quedaría dentro.</w:t>
      </w:r>
    </w:p>
    <w:p w14:paraId="7C6E13E0" w14:textId="77777777" w:rsidR="00D24A66" w:rsidRPr="00482301" w:rsidRDefault="00D24A66" w:rsidP="00D24A66">
      <w:pPr>
        <w:pStyle w:val="Ttulo2"/>
        <w:rPr>
          <w:color w:val="auto"/>
        </w:rPr>
      </w:pPr>
      <w:bookmarkStart w:id="45" w:name="_Toc232095029"/>
      <w:bookmarkStart w:id="46" w:name="_Toc232096132"/>
      <w:bookmarkStart w:id="47" w:name="_Toc232147067"/>
      <w:r>
        <w:rPr>
          <w:color w:val="auto"/>
        </w:rPr>
        <w:t>1.3 Transparencia verificable</w:t>
      </w:r>
      <w:bookmarkEnd w:id="45"/>
      <w:bookmarkEnd w:id="46"/>
      <w:bookmarkEnd w:id="47"/>
    </w:p>
    <w:p w14:paraId="25FD853E" w14:textId="77777777" w:rsidR="00D24A66" w:rsidRDefault="00D24A66" w:rsidP="00D24A66">
      <w:pPr>
        <w:spacing w:after="160" w:line="320" w:lineRule="auto"/>
        <w:jc w:val="both"/>
      </w:pPr>
      <w:r>
        <w:t>El tercer objetivo es que cualquier persona pueda comprobar de forma independiente que los resultados publicados son auténticos y no han sido manipulados. Esto se consigue mediante un hash de integridad criptográfico calculado en el momento del cierre de cada convocatoria y publicado en el informe, junto con todos los datos necesarios para que cualquier técnico pueda recalcularlo y verificar su coincidencia.</w:t>
      </w:r>
    </w:p>
    <w:p w14:paraId="09ED6196" w14:textId="77777777" w:rsidR="00D24A66" w:rsidRPr="00482301" w:rsidRDefault="00D24A66" w:rsidP="00D24A66">
      <w:pPr>
        <w:pStyle w:val="Ttulo2"/>
        <w:rPr>
          <w:color w:val="auto"/>
        </w:rPr>
      </w:pPr>
      <w:bookmarkStart w:id="48" w:name="_Toc232095030"/>
      <w:bookmarkStart w:id="49" w:name="_Toc232096133"/>
      <w:bookmarkStart w:id="50" w:name="_Toc232147068"/>
      <w:r>
        <w:rPr>
          <w:color w:val="auto"/>
        </w:rPr>
        <w:t>1.4 Independencia estructural</w:t>
      </w:r>
      <w:bookmarkEnd w:id="48"/>
      <w:bookmarkEnd w:id="49"/>
      <w:bookmarkEnd w:id="50"/>
    </w:p>
    <w:p w14:paraId="72C56499" w14:textId="77777777" w:rsidR="00D24A66" w:rsidRDefault="00D24A66" w:rsidP="00D24A66">
      <w:pPr>
        <w:spacing w:after="160" w:line="320" w:lineRule="auto"/>
        <w:jc w:val="both"/>
      </w:pPr>
      <w:r>
        <w:lastRenderedPageBreak/>
        <w:t xml:space="preserve">El cuarto objetivo es garantizar que la plataforma no puede ser capturada por intereses políticos, económicos o institucionales. Esto se consigue mediante </w:t>
      </w:r>
      <w:del w:id="9021" w:author="Auditor" w:date="2026-06-14T00:00:00Z">
        <w:r>
          <w:delText>un modelo de financiación basado exclusivamente en donaciones ciudadanas</w:delText>
        </w:r>
      </w:del>
      <w:ins w:id="9022" w:author="Auditor" w:date="2026-06-14T00:00:00Z">
        <w:r>
          <w:t>la política actual de financiarse exclusivamente mediante aportaciones ciudadanas</w:t>
        </w:r>
      </w:ins>
      <w:r>
        <w:t>, la ausencia total de publicidad o venta de datos, y un diseño que impide que cualquier donante o financiador adquiera influencia sobre el funcionamiento de la plataforma.</w:t>
      </w:r>
    </w:p>
    <w:p w14:paraId="19B128C3" w14:textId="77777777" w:rsidR="00D24A66" w:rsidRPr="00482301" w:rsidRDefault="00D24A66" w:rsidP="00D24A66">
      <w:pPr>
        <w:pStyle w:val="Ttulo2"/>
        <w:rPr>
          <w:color w:val="auto"/>
        </w:rPr>
      </w:pPr>
      <w:bookmarkStart w:id="51" w:name="_Toc232095031"/>
      <w:bookmarkStart w:id="52" w:name="_Toc232096134"/>
      <w:bookmarkStart w:id="53" w:name="_Toc232147069"/>
      <w:r>
        <w:rPr>
          <w:color w:val="auto"/>
        </w:rPr>
        <w:t>1.5 Asequibilidad y accesibilidad</w:t>
      </w:r>
      <w:bookmarkEnd w:id="51"/>
      <w:bookmarkEnd w:id="52"/>
      <w:bookmarkEnd w:id="53"/>
    </w:p>
    <w:p w14:paraId="3C7578F6" w14:textId="77777777" w:rsidR="00D24A66" w:rsidRDefault="00D24A66" w:rsidP="00D24A66">
      <w:pPr>
        <w:spacing w:after="160" w:line="320" w:lineRule="auto"/>
        <w:jc w:val="both"/>
      </w:pPr>
      <w:r>
        <w:t>El quinto objetivo es que cualquier ciudadano con un teléfono móvil y conexión a internet pueda participar en una convocatoria, independientemente de su formación técnica. La interfaz está disponible en cuatro idiomas y está diseñada para ser utilizable en dispositivos móviles de gama baja, sin necesidad de instalar ninguna aplicación.</w:t>
      </w:r>
    </w:p>
    <w:p w14:paraId="01AE5115" w14:textId="77777777" w:rsidR="00D24A66" w:rsidRDefault="00D24A66" w:rsidP="00D24A66">
      <w:r>
        <w:br w:type="page"/>
      </w:r>
    </w:p>
    <w:p w14:paraId="176952B2" w14:textId="77777777" w:rsidR="00D24A66" w:rsidRPr="00482301" w:rsidRDefault="00D24A66" w:rsidP="00D24A66">
      <w:pPr>
        <w:pStyle w:val="Ttulo1"/>
        <w:pBdr>
          <w:bottom w:val="single" w:sz="4" w:space="6" w:color="2E6DA4"/>
        </w:pBdr>
        <w:rPr>
          <w:color w:val="auto"/>
        </w:rPr>
      </w:pPr>
      <w:bookmarkStart w:id="54" w:name="_Toc232095032"/>
      <w:bookmarkStart w:id="55" w:name="_Toc232147070"/>
      <w:r>
        <w:rPr>
          <w:color w:val="auto"/>
        </w:rPr>
        <w:lastRenderedPageBreak/>
        <w:t>2. Principios fundacionales</w:t>
      </w:r>
      <w:bookmarkEnd w:id="54"/>
      <w:bookmarkEnd w:id="55"/>
    </w:p>
    <w:p w14:paraId="3E9635C2" w14:textId="77777777" w:rsidR="00D24A66" w:rsidRDefault="00D24A66" w:rsidP="00D24A66">
      <w:pPr>
        <w:spacing w:after="160" w:line="320" w:lineRule="auto"/>
        <w:jc w:val="both"/>
      </w:pPr>
      <w:r>
        <w:t>El diseño de Voice Protest está guiado por cinco principios fundacionales que actúan como restricciones inviolables. Cualquier decisión técnica, de diseño o de política que entre en conflicto con alguno de estos principios debe ser rechazada o modificada.</w:t>
      </w:r>
    </w:p>
    <w:p w14:paraId="23991BB6" w14:textId="77777777" w:rsidR="00D24A66" w:rsidRPr="00482301" w:rsidRDefault="00D24A66" w:rsidP="00D24A66">
      <w:pPr>
        <w:pStyle w:val="Ttulo2"/>
        <w:rPr>
          <w:color w:val="auto"/>
        </w:rPr>
      </w:pPr>
      <w:bookmarkStart w:id="56" w:name="_Toc232095033"/>
      <w:bookmarkStart w:id="57" w:name="_Toc232096136"/>
      <w:bookmarkStart w:id="58" w:name="_Toc232147071"/>
      <w:r>
        <w:rPr>
          <w:color w:val="auto"/>
        </w:rPr>
        <w:t xml:space="preserve">2.1 Una </w:t>
      </w:r>
      <w:del w:id="9001" w:author="Auditor" w:date="2026-06-14T00:00:00Z">
        <w:r>
          <w:rPr>
            <w:color w:val="auto"/>
          </w:rPr>
          <w:delText>persona</w:delText>
        </w:r>
      </w:del>
      <w:ins w:id="9002" w:author="Auditor" w:date="2026-06-14T00:00:00Z">
        <w:r>
          <w:rPr>
            <w:color w:val="auto"/>
          </w:rPr>
          <w:t>número de teléfono verificado</w:t>
        </w:r>
      </w:ins>
      <w:r>
        <w:rPr>
          <w:color w:val="auto"/>
        </w:rPr>
        <w:t xml:space="preserve">, una adhesión por convocatoria</w:t>
      </w:r>
      <w:bookmarkEnd w:id="56"/>
      <w:bookmarkEnd w:id="57"/>
      <w:bookmarkEnd w:id="58"/>
    </w:p>
    <w:p w14:paraId="43C8CC7D" w14:textId="77777777" w:rsidR="00D24A66" w:rsidRDefault="00D24A66" w:rsidP="00D24A66">
      <w:pPr>
        <w:spacing w:after="160" w:line="320" w:lineRule="auto"/>
        <w:jc w:val="both"/>
      </w:pPr>
      <w:r>
        <w:t xml:space="preserve">Ningún </w:t>
      </w:r>
      <w:del w:id="9003" w:author="Auditor" w:date="2026-06-14T00:00:00Z">
        <w:r>
          <w:delText>número de teléfono verificado</w:delText>
        </w:r>
      </w:del>
      <w:ins w:id="9004" w:author="Auditor" w:date="2026-06-14T00:00:00Z">
        <w:r>
          <w:t>número de teléfono verificado</w:t>
        </w:r>
      </w:ins>
      <w:r>
        <w:t xml:space="preserve"> puede adherirse más de una vez a la misma convocatoria. </w:t>
      </w:r>
      <w:del w:id="9005" w:author="Auditor" w:date="2026-06-14T00:00:00Z">
        <w:r>
          <w:delText xml:space="preserve">Este principio se garantiza técnicamente mediante el sistema de nullifiers: antes de registrar cualquier adhesión, el sistema calcula un identificador único derivado del número de teléfono y del identificador de la convocatoria, y comprueba que ese identificador no existe ya en la base de datos. Si existe, la adhesión es rechazada silenciosamente.</w:delText>
        </w:r>
      </w:del>
      <w:ins w:id="9006" w:author="Auditor" w:date="2026-06-14T00:00:00Z">
        <w:r>
          <w:t xml:space="preserve">Este principio se garantiza técnicamente mediante el sistema de nullifiers: antes de registrar cualquier adhesión, el sistema calcula un identificador único derivado del número de teléfono y del identificador de la convocatoria, y comprueba que ese identificador no existe ya en la base de datos. Si existe, la adhesión es rechazada silenciosamente. Voice Protest aproxima el principio una persona–una adhesión mediante control de número telefónico, pero no puede demostrar identidad civil única: una persona con dos líneas móviles legítimas podría técnicamente adherirse dos veces.</w:t>
        </w:r>
      </w:ins>
    </w:p>
    <w:p w14:paraId="0959BA2B"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color w:val="2E6DA4"/>
          <w:sz w:val="20"/>
          <w:szCs w:val="20"/>
        </w:rPr>
        <w:t xml:space="preserve">Técnica:  </w:t>
      </w:r>
      <w:r>
        <w:rPr>
          <w:color w:val="333333"/>
          <w:sz w:val="20"/>
          <w:szCs w:val="20"/>
        </w:rPr>
        <w:t>Nullifier = HMAC-SHA256(hash_teléfono + id_convocatoria). Único por persona y por convocatoria. Si el mismo número intenta adherirse dos veces, el nullifier coincide y la adhesión se rechaza.</w:t>
      </w:r>
    </w:p>
    <w:p w14:paraId="5247C688" w14:textId="77777777" w:rsidR="00D24A66" w:rsidRPr="00482301" w:rsidRDefault="00D24A66" w:rsidP="00D24A66">
      <w:pPr>
        <w:pStyle w:val="Ttulo2"/>
        <w:rPr>
          <w:color w:val="auto"/>
        </w:rPr>
      </w:pPr>
      <w:bookmarkStart w:id="59" w:name="_Toc232095034"/>
      <w:bookmarkStart w:id="60" w:name="_Toc232096137"/>
      <w:bookmarkStart w:id="61" w:name="_Toc232147072"/>
      <w:r>
        <w:rPr>
          <w:color w:val="auto"/>
        </w:rPr>
        <w:t>2.2 Verificación real, no nominal</w:t>
      </w:r>
      <w:bookmarkEnd w:id="59"/>
      <w:bookmarkEnd w:id="60"/>
      <w:bookmarkEnd w:id="61"/>
    </w:p>
    <w:p w14:paraId="2698311D" w14:textId="77777777" w:rsidR="00D24A66" w:rsidRDefault="00D24A66" w:rsidP="00D24A66">
      <w:pPr>
        <w:spacing w:after="160" w:line="320" w:lineRule="auto"/>
        <w:jc w:val="both"/>
      </w:pPr>
      <w:r>
        <w:t>La verificación no se basa en que el participante declare su identidad, sino en que demuestre control sobre un número de teléfono real que recibe SMS. Esto es fundamentalmente diferente de los sistemas basados en nombre y correo electrónico, donde cualquier persona puede declarar cualquier identidad sin ninguna verificación. En Voice Protest, no importa el nombre: importa que exista una persona con control sobre un teléfono real.</w:t>
      </w:r>
    </w:p>
    <w:p w14:paraId="37A0F9FB" w14:textId="77777777" w:rsidR="00D24A66" w:rsidRPr="00482301" w:rsidRDefault="00D24A66" w:rsidP="00D24A66">
      <w:pPr>
        <w:pStyle w:val="Ttulo2"/>
        <w:rPr>
          <w:color w:val="auto"/>
        </w:rPr>
      </w:pPr>
      <w:bookmarkStart w:id="62" w:name="_Toc232095035"/>
      <w:bookmarkStart w:id="63" w:name="_Toc232096138"/>
      <w:bookmarkStart w:id="64" w:name="_Toc232147073"/>
      <w:r>
        <w:rPr>
          <w:color w:val="auto"/>
        </w:rPr>
        <w:t>2.3 Máxima privacidad compatible con la verificación</w:t>
      </w:r>
      <w:bookmarkEnd w:id="62"/>
      <w:bookmarkEnd w:id="63"/>
      <w:bookmarkEnd w:id="64"/>
    </w:p>
    <w:p w14:paraId="35A2E0DC" w14:textId="77777777" w:rsidR="00D24A66" w:rsidRDefault="00D24A66" w:rsidP="00D24A66">
      <w:pPr>
        <w:spacing w:after="160" w:line="320" w:lineRule="auto"/>
        <w:jc w:val="both"/>
      </w:pPr>
      <w:r>
        <w:t xml:space="preserve">El sistema recoge únicamente los datos estrictamente necesarios para cumplir su función de verificación. No se almacenan nombres, apellidos, direcciones, correos electrónicos de participantes SMS, ni coordenadas GPS. El número de teléfono se usa únicamente para enviar el código de verificación y se transforma inmediatamente en un hash criptográfico irreversible. Las coordenadas GPS, si el participante las proporciona voluntariamente, se utilizan únicamente para la geocodificación de ciudad y región, y son descartadas inmediatamente después: nunca se almacenan </w:t>
      </w:r>
      <w:ins w:id="9013" w:author="Auditor" w:date="2026-06-14T00:00:00Z">
        <w:r>
          <w:t xml:space="preserve">en la base de datos de Voice Protest</w:t>
        </w:r>
      </w:ins>
      <w:r>
        <w:t>.</w:t>
      </w:r>
    </w:p>
    <w:p w14:paraId="4499271F" w14:textId="77777777" w:rsidR="00D24A66" w:rsidRPr="00482301" w:rsidRDefault="00D24A66" w:rsidP="00D24A66">
      <w:pPr>
        <w:pStyle w:val="Ttulo2"/>
        <w:rPr>
          <w:color w:val="auto"/>
        </w:rPr>
      </w:pPr>
      <w:bookmarkStart w:id="65" w:name="_Toc232095036"/>
      <w:bookmarkStart w:id="66" w:name="_Toc232096139"/>
      <w:bookmarkStart w:id="67" w:name="_Toc232147074"/>
      <w:r>
        <w:rPr>
          <w:color w:val="auto"/>
        </w:rPr>
        <w:t>2.4 Honestidad radical sobre las limitaciones</w:t>
      </w:r>
      <w:bookmarkEnd w:id="65"/>
      <w:bookmarkEnd w:id="66"/>
      <w:bookmarkEnd w:id="67"/>
    </w:p>
    <w:p w14:paraId="427EA9E0" w14:textId="77777777" w:rsidR="00D24A66" w:rsidRDefault="00D24A66" w:rsidP="00D24A66">
      <w:pPr>
        <w:spacing w:after="160" w:line="320" w:lineRule="auto"/>
        <w:jc w:val="both"/>
      </w:pPr>
      <w:r>
        <w:t>Voice Protest no promete lo que no puede garantizar. La plataforma no promete anonimato absoluto — promete pseudonimato fuerte. No promete que los hechos denunciados son verdad — promete que los participantes son reales. No promete que los resultados son representativos de toda la población — promete que son auténticos. Esta honestidad radical sobre las limitaciones es parte integral de la credibilidad de la plataforma.</w:t>
      </w:r>
    </w:p>
    <w:p w14:paraId="1047D982" w14:textId="77777777" w:rsidR="00D24A66" w:rsidRPr="00482301" w:rsidRDefault="00D24A66" w:rsidP="00D24A66">
      <w:pPr>
        <w:pStyle w:val="Ttulo2"/>
        <w:rPr>
          <w:color w:val="auto"/>
        </w:rPr>
      </w:pPr>
      <w:bookmarkStart w:id="68" w:name="_Toc232095037"/>
      <w:bookmarkStart w:id="69" w:name="_Toc232096140"/>
      <w:bookmarkStart w:id="70" w:name="_Toc232147075"/>
      <w:r>
        <w:rPr>
          <w:color w:val="auto"/>
        </w:rPr>
        <w:lastRenderedPageBreak/>
        <w:t>2.5 Auditabilidad pública</w:t>
      </w:r>
      <w:bookmarkEnd w:id="68"/>
      <w:bookmarkEnd w:id="69"/>
      <w:bookmarkEnd w:id="70"/>
    </w:p>
    <w:p w14:paraId="6E7A8CA8" w14:textId="324C9259" w:rsidR="00D24A66" w:rsidRDefault="00D24A66" w:rsidP="001D41B8">
      <w:pPr>
        <w:spacing w:after="160" w:line="320" w:lineRule="auto"/>
        <w:jc w:val="both"/>
      </w:pPr>
      <w:r>
        <w:t>Todo el código fuente de Voice Protest está publicado bajo licencia AGPL 3.0 en el repositorio público github.com/cero-absoluto/vozciudadana. Cualquier desarrollador puede revisar exactamente cómo funciona el sistema, verificar que el comportamiento descrito en la documentación coincide con el código implementado, y replicar la plataforma con sus propios servidores si lo considera necesario. Los informes de cada convocatoria cerrada son permanentes y públicamente accesibles. El hash de integridad de cada informe es verificable por cualquier persona con conocimientos técnicos básicos.</w:t>
      </w:r>
    </w:p>
    <w:p w14:paraId="6E7A8CA9" w14:textId="77777777" w:rsidR="00D24A66" w:rsidRDefault="00D24A66">
      <w:pPr>
        <w:pStyle w:val="Ttulo1"/>
      </w:pPr>
      <w:r>
        <w:br w:type="page"/>
      </w:r>
      <w:bookmarkStart w:id="71" w:name="_Toc232147076"/>
      <w:r>
        <w:rPr>
          <w:color w:val="4EA72E" w:themeColor="accent6"/>
        </w:rPr>
        <w:lastRenderedPageBreak/>
        <w:t>PARTE III — PRIVACIDAD Y PROTECCIÓN DE DATOS</w:t>
      </w:r>
      <w:bookmarkEnd w:id="71"/>
    </w:p>
    <w:p w14:paraId="07EBD5CF" w14:textId="77777777" w:rsidR="00D24A66" w:rsidRPr="00482301" w:rsidRDefault="00D24A66" w:rsidP="00D24A66">
      <w:pPr>
        <w:pStyle w:val="Ttulo1"/>
        <w:pBdr>
          <w:bottom w:val="single" w:sz="4" w:space="6" w:color="2E6DA4"/>
        </w:pBdr>
        <w:rPr>
          <w:color w:val="auto"/>
        </w:rPr>
      </w:pPr>
      <w:bookmarkStart w:id="72" w:name="_Toc232095135"/>
      <w:bookmarkStart w:id="73" w:name="_Toc232147077"/>
      <w:r>
        <w:rPr>
          <w:color w:val="auto"/>
        </w:rPr>
        <w:t>1. Pseudonimato vs anonimato — la distinción honesta</w:t>
      </w:r>
      <w:bookmarkEnd w:id="72"/>
      <w:bookmarkEnd w:id="73"/>
    </w:p>
    <w:p w14:paraId="7D760B36" w14:textId="77777777" w:rsidR="00D24A66" w:rsidRDefault="00D24A66" w:rsidP="00D24A66">
      <w:pPr>
        <w:spacing w:after="160" w:line="320" w:lineRule="auto"/>
        <w:jc w:val="both"/>
      </w:pPr>
      <w:r>
        <w:t>Antes de describir cualquier mecanismo técnico de privacidad, es necesario establecer con precisión qué tipo de protección ofrece Voice Protest y qué tipo no ofrece. Esta distinción no es un tecnicismo: es la base sobre la que se construye toda la credibilidad del sistema.</w:t>
      </w:r>
    </w:p>
    <w:p w14:paraId="34990C7B" w14:textId="77777777" w:rsidR="00D24A66" w:rsidRPr="00482301" w:rsidRDefault="00D24A66" w:rsidP="00D24A66">
      <w:pPr>
        <w:pStyle w:val="Ttulo2"/>
        <w:rPr>
          <w:color w:val="auto"/>
        </w:rPr>
      </w:pPr>
      <w:bookmarkStart w:id="74" w:name="_Toc232095136"/>
      <w:bookmarkStart w:id="75" w:name="_Toc232096183"/>
      <w:bookmarkStart w:id="76" w:name="_Toc232147078"/>
      <w:r>
        <w:rPr>
          <w:color w:val="auto"/>
        </w:rPr>
        <w:t>1.1 Qué significa anonimato</w:t>
      </w:r>
      <w:bookmarkEnd w:id="74"/>
      <w:bookmarkEnd w:id="75"/>
      <w:bookmarkEnd w:id="76"/>
    </w:p>
    <w:p w14:paraId="6E8099E1" w14:textId="77777777" w:rsidR="00D24A66" w:rsidRDefault="00D24A66" w:rsidP="00D24A66">
      <w:pPr>
        <w:spacing w:after="160" w:line="320" w:lineRule="auto"/>
        <w:jc w:val="both"/>
      </w:pPr>
      <w:r>
        <w:t>El anonimato absoluto implica que es matemáticamente imposible vincular una acción a la persona que la realizó, incluso para un adversario con recursos ilimitados y acceso completo a todos los sistemas involucrados. Un ejemplo clásico de sistema que se aproxima al anonimato es el protocolo Tor, que enruta el tráfico a través de múltiples nodos cifrados de forma que ningún nodo individual puede conocer simultáneamente quién envía qué a quién.</w:t>
      </w:r>
    </w:p>
    <w:p w14:paraId="569C4CB7" w14:textId="77777777" w:rsidR="00D24A66" w:rsidRDefault="00D24A66" w:rsidP="00D24A66">
      <w:pPr>
        <w:spacing w:after="160" w:line="320" w:lineRule="auto"/>
        <w:jc w:val="both"/>
      </w:pPr>
      <w:r>
        <w:t>El anonimato absoluto es incompatible con la verificación. Si nadie puede saber quién realizó una acción, tampoco se puede verificar que esa persona tiene derecho a realizarla, que es una persona real, o que no ha realizado la misma acción anteriormente. El anonimato y la verificación son, en su forma más pura, mutuamente excluyentes.</w:t>
      </w:r>
    </w:p>
    <w:p w14:paraId="4537EB9C" w14:textId="77777777" w:rsidR="00D24A66" w:rsidRPr="00482301" w:rsidRDefault="00D24A66" w:rsidP="00D24A66">
      <w:pPr>
        <w:pStyle w:val="Ttulo2"/>
        <w:rPr>
          <w:color w:val="auto"/>
        </w:rPr>
      </w:pPr>
      <w:bookmarkStart w:id="77" w:name="_Toc232095137"/>
      <w:bookmarkStart w:id="78" w:name="_Toc232096184"/>
      <w:bookmarkStart w:id="79" w:name="_Toc232147079"/>
      <w:r>
        <w:rPr>
          <w:color w:val="auto"/>
        </w:rPr>
        <w:t>1.2 Qué significa pseudonimato</w:t>
      </w:r>
      <w:bookmarkEnd w:id="77"/>
      <w:bookmarkEnd w:id="78"/>
      <w:bookmarkEnd w:id="79"/>
    </w:p>
    <w:p w14:paraId="0D56A56E" w14:textId="77777777" w:rsidR="00D24A66" w:rsidRDefault="00D24A66" w:rsidP="00D24A66">
      <w:pPr>
        <w:spacing w:after="160" w:line="320" w:lineRule="auto"/>
        <w:jc w:val="both"/>
      </w:pPr>
      <w:r>
        <w:t>El pseudonimato significa que una acción está vinculada a un identificador — un pseudónimo — que no es directamente el nombre o la identidad real de la persona. El pseudónimo permite verificar propiedades de la acción (unicidad, pertenencia, autenticidad) sin revelar la identidad de quien la realizó.</w:t>
      </w:r>
    </w:p>
    <w:p w14:paraId="501513B3" w14:textId="77777777" w:rsidR="00D24A66" w:rsidRDefault="00D24A66" w:rsidP="00D24A66">
      <w:pPr>
        <w:spacing w:after="160" w:line="320" w:lineRule="auto"/>
        <w:jc w:val="both"/>
      </w:pPr>
      <w:r>
        <w:t>El pseudonimato tiene grados. En su forma más débil, el pseudónimo es fácilmente reversible: un nombre de usuario sin contraseña, por ejemplo. En su forma más fuerte, el pseudónimo es criptográficamente resistente: revertirlo requiere conocer información que solo tiene la persona que lo generó, o aplicar recursos computacionales que hacen la reversión prácticamente inviable.</w:t>
      </w:r>
    </w:p>
    <w:p w14:paraId="53A19058" w14:textId="77777777" w:rsidR="00D24A66" w:rsidRDefault="00D24A66" w:rsidP="00D24A66">
      <w:pPr>
        <w:spacing w:after="160" w:line="320" w:lineRule="auto"/>
        <w:jc w:val="both"/>
      </w:pPr>
      <w:r>
        <w:t>Voice Protest implementa pseudonimato fuerte mediante hashes criptográficos HMAC-SHA256. El pseudónimo de cada participante es el resultado de aplicar una función matemática irreversible a su número de teléfono, combinada con una clave secreta que solo existe en los servidores de la plataforma. Sin esa clave, el hash no puede revertirse ni siquiera con recursos computacionales significativos.</w:t>
      </w:r>
    </w:p>
    <w:p w14:paraId="782B6365" w14:textId="77777777" w:rsidR="00D24A66" w:rsidRPr="00482301" w:rsidRDefault="00D24A66" w:rsidP="00D24A66">
      <w:pPr>
        <w:pStyle w:val="Ttulo2"/>
        <w:rPr>
          <w:color w:val="auto"/>
        </w:rPr>
      </w:pPr>
      <w:bookmarkStart w:id="80" w:name="_Toc232095138"/>
      <w:bookmarkStart w:id="81" w:name="_Toc232096185"/>
      <w:bookmarkStart w:id="82" w:name="_Toc232147080"/>
      <w:r>
        <w:rPr>
          <w:color w:val="auto"/>
        </w:rPr>
        <w:lastRenderedPageBreak/>
        <w:t>1.3 Por qué Voice Protest no puede ser anónimo</w:t>
      </w:r>
      <w:bookmarkEnd w:id="80"/>
      <w:bookmarkEnd w:id="81"/>
      <w:bookmarkEnd w:id="82"/>
    </w:p>
    <w:p w14:paraId="33911B52" w14:textId="77777777" w:rsidR="00D24A66" w:rsidRDefault="00D24A66" w:rsidP="00D24A66">
      <w:pPr>
        <w:spacing w:after="160" w:line="320" w:lineRule="auto"/>
        <w:jc w:val="both"/>
      </w:pPr>
      <w:r>
        <w:t>Voice Protest no puede ofrecer anonimato absoluto por razones estructurales que no dependen de las decisiones de diseño, sino de los requisitos fundamentales del sistema:</w:t>
      </w:r>
    </w:p>
    <w:p w14:paraId="60D1D58E" w14:textId="77777777" w:rsidR="00D24A66" w:rsidRDefault="00D24A66" w:rsidP="00D24A66">
      <w:pPr>
        <w:pStyle w:val="Prrafodelista"/>
        <w:numPr>
          <w:ilvl w:val="0"/>
          <w:numId w:val="5"/>
        </w:numPr>
        <w:spacing w:before="80" w:after="80"/>
      </w:pPr>
      <w:r>
        <w:t>La verificación de unicidad requiere que el sistema pueda determinar si una persona ya ha participado anteriormente. Para hacerlo, necesita almacenar algún rastro de participaciones anteriores. Ese rastro, aunque sea un hash, es por definición un dato vinculado a la participación.</w:t>
      </w:r>
    </w:p>
    <w:p w14:paraId="6CFA8E56" w14:textId="77777777" w:rsidR="00D24A66" w:rsidRDefault="00D24A66" w:rsidP="00D24A66">
      <w:pPr>
        <w:pStyle w:val="Prrafodelista"/>
        <w:numPr>
          <w:ilvl w:val="0"/>
          <w:numId w:val="5"/>
        </w:numPr>
        <w:spacing w:before="80" w:after="80"/>
      </w:pPr>
      <w:r>
        <w:t>La verificación de pertenencia geográfica requiere que el sistema reciba información sobre la procedencia del participante. Esa información — el prefijo del teléfono, la IP de conexión, las coordenadas GPS — es un dato de localización que no puede ser completamente anónimo.</w:t>
      </w:r>
    </w:p>
    <w:p w14:paraId="63336CB4" w14:textId="77777777" w:rsidR="00D24A66" w:rsidRDefault="00D24A66" w:rsidP="00D24A66">
      <w:pPr>
        <w:pStyle w:val="Prrafodelista"/>
        <w:numPr>
          <w:ilvl w:val="0"/>
          <w:numId w:val="5"/>
        </w:numPr>
        <w:spacing w:before="80" w:after="80"/>
      </w:pPr>
      <w:r>
        <w:t>El envío del SMS de verificación requiere que Twilio, el proveedor de telecomunicaciones, reciba el número de teléfono real para poder enviar el mensaje. Twilio es un tercero que procesa datos personales fuera del control directo de Voice Protest.</w:t>
      </w:r>
    </w:p>
    <w:p w14:paraId="46DE3225" w14:textId="77777777" w:rsidR="00D24A66" w:rsidRDefault="00D24A66" w:rsidP="00D24A66">
      <w:pPr>
        <w:spacing w:after="120"/>
      </w:pPr>
    </w:p>
    <w:p w14:paraId="55369FD7"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color w:val="2E6DA4"/>
          <w:sz w:val="20"/>
          <w:szCs w:val="20"/>
        </w:rPr>
        <w:t xml:space="preserve">Declaración de posición:  </w:t>
      </w:r>
      <w:r>
        <w:rPr>
          <w:color w:val="333333"/>
          <w:sz w:val="20"/>
          <w:szCs w:val="20"/>
        </w:rPr>
        <w:t>Voice Protest proporciona pseudonimato fuerte, no anonimato. Esta distinción se declara explícitamente en la política de privacidad, en la interfaz de usuario y en toda la documentación pública. Afirmar anonimato absoluto sería falso y contraproducente: reduciría la confianza de quienes comprenden los límites técnicos del sistema.</w:t>
      </w:r>
    </w:p>
    <w:p w14:paraId="2B9ED240" w14:textId="77777777" w:rsidR="00D24A66" w:rsidRPr="00482301" w:rsidRDefault="00D24A66" w:rsidP="00D24A66">
      <w:pPr>
        <w:pStyle w:val="Ttulo2"/>
        <w:rPr>
          <w:color w:val="auto"/>
        </w:rPr>
      </w:pPr>
      <w:bookmarkStart w:id="83" w:name="_Toc232095139"/>
      <w:bookmarkStart w:id="84" w:name="_Toc232096186"/>
      <w:bookmarkStart w:id="85" w:name="_Toc232147081"/>
      <w:r>
        <w:rPr>
          <w:color w:val="auto"/>
        </w:rPr>
        <w:t>1.4 Por qué el pseudonimato es suficiente</w:t>
      </w:r>
      <w:bookmarkEnd w:id="83"/>
      <w:bookmarkEnd w:id="84"/>
      <w:bookmarkEnd w:id="85"/>
    </w:p>
    <w:p w14:paraId="06F49E3F" w14:textId="77777777" w:rsidR="00D24A66" w:rsidRDefault="00D24A66" w:rsidP="00D24A66">
      <w:pPr>
        <w:spacing w:after="160" w:line="320" w:lineRule="auto"/>
        <w:jc w:val="both"/>
      </w:pPr>
      <w:r>
        <w:t>El pseudonimato fuerte es suficiente para los objetivos de Voice Protest por las siguientes razones:</w:t>
      </w:r>
    </w:p>
    <w:p w14:paraId="716784D1" w14:textId="77777777" w:rsidR="00D24A66" w:rsidRDefault="00D24A66" w:rsidP="00D24A66">
      <w:pPr>
        <w:pStyle w:val="Prrafodelista"/>
        <w:numPr>
          <w:ilvl w:val="0"/>
          <w:numId w:val="5"/>
        </w:numPr>
        <w:spacing w:before="80" w:after="80"/>
      </w:pPr>
      <w:r>
        <w:t>Protege al participante de la vigilancia masiva: un atacante que obtenga acceso a la base de datos de adhesiones no puede directamente identificar a ningún participante. Solo puede obtener hashes que, sin la clave secreta del servidor, son matemáticamente opacos.</w:t>
      </w:r>
    </w:p>
    <w:p w14:paraId="2B5F2D07" w14:textId="77777777" w:rsidR="00D24A66" w:rsidRDefault="00D24A66" w:rsidP="00D24A66">
      <w:pPr>
        <w:pStyle w:val="Prrafodelista"/>
        <w:numPr>
          <w:ilvl w:val="0"/>
          <w:numId w:val="5"/>
        </w:numPr>
        <w:spacing w:before="80" w:after="80"/>
      </w:pPr>
      <w:r>
        <w:t xml:space="preserve">Protege al participante de la correlación entre protestas: gracias al diseño de los public commitments, el mismo participante que se adhiere a dos protestas diferentes genera identificadores completamente distintos en cada una. </w:t>
      </w:r>
      <w:del w:id="9030" w:author="Auditor" w:date="2026-06-14T00:00:00Z">
        <w:r>
          <w:delText>No es posible construir un perfil de participación cruzando datos de múltiples convocatorias.</w:delText>
        </w:r>
      </w:del>
      <w:ins w:id="9031" w:author="Auditor" w:date="2026-06-14T00:00:00Z">
        <w:r>
          <w:t>No es posible construir un perfil de participación cruzando datos de múltiples convocatorias mediante los datos públicos publicados por Voice Protest.</w:t>
        </w:r>
      </w:ins>
    </w:p>
    <w:p w14:paraId="7D4F3CFB" w14:textId="77777777" w:rsidR="00D24A66" w:rsidRDefault="00D24A66" w:rsidP="00D24A66">
      <w:pPr>
        <w:pStyle w:val="Prrafodelista"/>
        <w:numPr>
          <w:ilvl w:val="0"/>
          <w:numId w:val="5"/>
        </w:numPr>
        <w:spacing w:before="80" w:after="80"/>
      </w:pPr>
      <w:r>
        <w:t>Permite la verificación de unicidad: el sistema puede confirmar que un número de teléfono no ha sido utilizado anteriormente en la misma convocatoria, sin necesidad de saber a quién pertenece ese número.</w:t>
      </w:r>
    </w:p>
    <w:p w14:paraId="63E36869" w14:textId="77777777" w:rsidR="00D24A66" w:rsidRDefault="00D24A66" w:rsidP="00D24A66">
      <w:pPr>
        <w:pStyle w:val="Prrafodelista"/>
        <w:numPr>
          <w:ilvl w:val="0"/>
          <w:numId w:val="5"/>
        </w:numPr>
        <w:spacing w:before="80" w:after="80"/>
      </w:pPr>
      <w:r>
        <w:t>Es honestamente comunicable: la promesa de pseudonimato fuerte es una promesa que el sistema puede cumplir y que puede ser verificada técnicamente por cualquier persona con los conocimientos adecuados.</w:t>
      </w:r>
    </w:p>
    <w:p w14:paraId="26296E78" w14:textId="77777777" w:rsidR="00D24A66" w:rsidRDefault="00D24A66" w:rsidP="00D24A66">
      <w:r>
        <w:br w:type="page"/>
      </w:r>
    </w:p>
    <w:p w14:paraId="1E7FC1C5" w14:textId="77777777" w:rsidR="00D24A66" w:rsidRPr="00482301" w:rsidRDefault="00D24A66" w:rsidP="00D24A66">
      <w:pPr>
        <w:pStyle w:val="Ttulo1"/>
        <w:pBdr>
          <w:bottom w:val="single" w:sz="4" w:space="6" w:color="2E6DA4"/>
        </w:pBdr>
        <w:rPr>
          <w:color w:val="auto"/>
        </w:rPr>
      </w:pPr>
      <w:bookmarkStart w:id="86" w:name="_Toc232095140"/>
      <w:bookmarkStart w:id="87" w:name="_Toc232147082"/>
      <w:r>
        <w:rPr>
          <w:color w:val="auto"/>
        </w:rPr>
        <w:lastRenderedPageBreak/>
        <w:t>2. Filosofía de privacidad de Voice Protest</w:t>
      </w:r>
      <w:bookmarkEnd w:id="86"/>
      <w:bookmarkEnd w:id="87"/>
    </w:p>
    <w:p w14:paraId="263963AE" w14:textId="77777777" w:rsidR="00D24A66" w:rsidRDefault="00D24A66" w:rsidP="00D24A66">
      <w:pPr>
        <w:spacing w:after="160" w:line="320" w:lineRule="auto"/>
        <w:jc w:val="both"/>
      </w:pPr>
      <w:r>
        <w:t>La filosofía de privacidad de Voice Protest se articula en torno a cinco principios que han guiado cada decisión de diseño relacionada con la gestión de datos.</w:t>
      </w:r>
    </w:p>
    <w:p w14:paraId="02B1DE22" w14:textId="77777777" w:rsidR="00D24A66" w:rsidRPr="00482301" w:rsidRDefault="00D24A66" w:rsidP="00D24A66">
      <w:pPr>
        <w:pStyle w:val="Ttulo2"/>
        <w:rPr>
          <w:color w:val="auto"/>
        </w:rPr>
      </w:pPr>
      <w:bookmarkStart w:id="88" w:name="_Toc232095141"/>
      <w:bookmarkStart w:id="89" w:name="_Toc232096188"/>
      <w:bookmarkStart w:id="90" w:name="_Toc232147083"/>
      <w:r>
        <w:rPr>
          <w:color w:val="auto"/>
        </w:rPr>
        <w:t>2.1 Minimización radical de datos</w:t>
      </w:r>
      <w:bookmarkEnd w:id="88"/>
      <w:bookmarkEnd w:id="89"/>
      <w:bookmarkEnd w:id="90"/>
    </w:p>
    <w:p w14:paraId="7CA3829C" w14:textId="77777777" w:rsidR="00D24A66" w:rsidRDefault="00D24A66" w:rsidP="00D24A66">
      <w:pPr>
        <w:spacing w:after="160" w:line="320" w:lineRule="auto"/>
        <w:jc w:val="both"/>
      </w:pPr>
      <w:r>
        <w:t>Voice Protest no recoge ningún dato que no sea estrictamente necesario para cumplir su función de verificación. Esto no es solo una obligación legal bajo el RGPD europeo — es un principio de diseño activo. En cada decisión sobre qué datos recoger, la pregunta no es '¿podría este dato ser útil?', sino '¿es este dato imprescindible para la verificación?'. Si la respuesta no es afirmativa, el dato no se recoge.</w:t>
      </w:r>
    </w:p>
    <w:p w14:paraId="27D686B9" w14:textId="77777777" w:rsidR="00D24A66" w:rsidRPr="00482301" w:rsidRDefault="00D24A66" w:rsidP="00D24A66">
      <w:pPr>
        <w:pStyle w:val="Ttulo2"/>
        <w:rPr>
          <w:color w:val="auto"/>
        </w:rPr>
      </w:pPr>
      <w:bookmarkStart w:id="91" w:name="_Toc232095142"/>
      <w:bookmarkStart w:id="92" w:name="_Toc232096189"/>
      <w:bookmarkStart w:id="93" w:name="_Toc232147084"/>
      <w:r>
        <w:rPr>
          <w:color w:val="auto"/>
        </w:rPr>
        <w:t>2.2 Minimización del tiempo de retención</w:t>
      </w:r>
      <w:bookmarkEnd w:id="91"/>
      <w:bookmarkEnd w:id="92"/>
      <w:bookmarkEnd w:id="93"/>
    </w:p>
    <w:p w14:paraId="6BFB2EE9" w14:textId="77777777" w:rsidR="00D24A66" w:rsidRDefault="00D24A66" w:rsidP="00D24A66">
      <w:pPr>
        <w:spacing w:after="160" w:line="320" w:lineRule="auto"/>
        <w:jc w:val="both"/>
      </w:pPr>
      <w:r>
        <w:t>Los datos que sí se recogen se conservan el tiempo mínimo necesario. Las adhesiones individuales — que contienen hashes de teléfono, identificadores de dispositivo e información geográfica — se eliminan lógicamente 90 días después del cierre de la convocatoria. Los únicos datos que se conservan indefinidamente son los agregados necesarios para el informe público y el registro de integridad, que no contienen información que permita identificar a participantes individuales.</w:t>
      </w:r>
    </w:p>
    <w:p w14:paraId="1E439A55" w14:textId="77777777" w:rsidR="00D24A66" w:rsidRPr="00482301" w:rsidRDefault="00D24A66" w:rsidP="00D24A66">
      <w:pPr>
        <w:pStyle w:val="Ttulo2"/>
        <w:rPr>
          <w:color w:val="auto"/>
        </w:rPr>
      </w:pPr>
      <w:bookmarkStart w:id="94" w:name="_Toc232095143"/>
      <w:bookmarkStart w:id="95" w:name="_Toc232096190"/>
      <w:bookmarkStart w:id="96" w:name="_Toc232147085"/>
      <w:r>
        <w:rPr>
          <w:color w:val="auto"/>
        </w:rPr>
        <w:t>2.3 Privacidad por diseño, no por política</w:t>
      </w:r>
      <w:bookmarkEnd w:id="94"/>
      <w:bookmarkEnd w:id="95"/>
      <w:bookmarkEnd w:id="96"/>
    </w:p>
    <w:p w14:paraId="228461C2" w14:textId="77777777" w:rsidR="00D24A66" w:rsidRDefault="00D24A66" w:rsidP="00D24A66">
      <w:pPr>
        <w:spacing w:after="160" w:line="320" w:lineRule="auto"/>
        <w:jc w:val="both"/>
      </w:pPr>
      <w:r>
        <w:t>La protección de la privacidad de los participantes no depende únicamente de que la plataforma se comprometa a no utilizar los datos de forma inapropiada. Depende de que la arquitectura técnica haga que ese uso inapropiado sea imposible o extremadamente difícil. Las coordenadas GPS nunca se almacenan porque el código las descarta inmediatamente después de la geocodificación. Los números de teléfono nunca se almacenan porque el código los transforma en hashes irreversibles antes de cualquier operación de escritura en la base de datos.</w:t>
      </w:r>
    </w:p>
    <w:p w14:paraId="4BA70FC4" w14:textId="77777777" w:rsidR="00D24A66" w:rsidRPr="00482301" w:rsidRDefault="00D24A66" w:rsidP="00D24A66">
      <w:pPr>
        <w:pStyle w:val="Ttulo2"/>
        <w:rPr>
          <w:color w:val="auto"/>
        </w:rPr>
      </w:pPr>
      <w:bookmarkStart w:id="97" w:name="_Toc232095144"/>
      <w:bookmarkStart w:id="98" w:name="_Toc232096191"/>
      <w:bookmarkStart w:id="99" w:name="_Toc232147086"/>
      <w:r>
        <w:rPr>
          <w:color w:val="auto"/>
        </w:rPr>
        <w:t>2.4 Transparencia total sobre las limitaciones</w:t>
      </w:r>
      <w:bookmarkEnd w:id="97"/>
      <w:bookmarkEnd w:id="98"/>
      <w:bookmarkEnd w:id="99"/>
    </w:p>
    <w:p w14:paraId="6314A632" w14:textId="77777777" w:rsidR="00D24A66" w:rsidRDefault="00D24A66" w:rsidP="00D24A66">
      <w:pPr>
        <w:spacing w:after="160" w:line="320" w:lineRule="auto"/>
        <w:jc w:val="both"/>
      </w:pPr>
      <w:r>
        <w:t>Cualquier sistema de privacidad tiene limitaciones. Voice Protest las documenta explícitamente en lugar de ocultarlas. Los participantes son informados de que Twilio procesa su número de teléfono, de que las notificaciones push vinculan su navegador a la convocatoria, y de que bajo una orden judicial un gobierno podría potencialmente acceder a información sobre su participación a través de los proveedores de infraestructura. Esta transparencia es incómoda pero necesaria.</w:t>
      </w:r>
    </w:p>
    <w:p w14:paraId="2A38BDC2" w14:textId="77777777" w:rsidR="00D24A66" w:rsidRPr="00482301" w:rsidRDefault="00D24A66" w:rsidP="00D24A66">
      <w:pPr>
        <w:pStyle w:val="Ttulo2"/>
        <w:rPr>
          <w:color w:val="auto"/>
        </w:rPr>
      </w:pPr>
      <w:bookmarkStart w:id="100" w:name="_Toc232095145"/>
      <w:bookmarkStart w:id="101" w:name="_Toc232096192"/>
      <w:bookmarkStart w:id="102" w:name="_Toc232147087"/>
      <w:r>
        <w:rPr>
          <w:color w:val="auto"/>
        </w:rPr>
        <w:t>2.5 Consentimiento informado</w:t>
      </w:r>
      <w:bookmarkEnd w:id="100"/>
      <w:bookmarkEnd w:id="101"/>
      <w:bookmarkEnd w:id="102"/>
    </w:p>
    <w:p w14:paraId="5DD47D0A" w14:textId="77777777" w:rsidR="00D24A66" w:rsidRDefault="00D24A66" w:rsidP="00D24A66">
      <w:pPr>
        <w:spacing w:after="160" w:line="320" w:lineRule="auto"/>
        <w:jc w:val="both"/>
      </w:pPr>
      <w:r>
        <w:lastRenderedPageBreak/>
        <w:t>Ningún dato que vaya más allá de lo estrictamente necesario para la verificación básica se recoge sin el consentimiento explícito del participante. La geolocalización GPS requiere permiso explícito del navegador. Las notificaciones push requieren permiso explícito y son precedidas por un aviso que explica las implicaciones para el pseudonimato. El participante siempre puede optar por no proporcionar estos datos adicionales.</w:t>
      </w:r>
    </w:p>
    <w:p w14:paraId="3BCDC000" w14:textId="77777777" w:rsidR="00D24A66" w:rsidRDefault="00D24A66" w:rsidP="00D24A66">
      <w:r>
        <w:br w:type="page"/>
      </w:r>
    </w:p>
    <w:p w14:paraId="5F4B91E5" w14:textId="77777777" w:rsidR="00D24A66" w:rsidRPr="00482301" w:rsidRDefault="00D24A66" w:rsidP="00D24A66">
      <w:pPr>
        <w:pStyle w:val="Ttulo1"/>
        <w:pBdr>
          <w:bottom w:val="single" w:sz="4" w:space="6" w:color="2E6DA4"/>
        </w:pBdr>
        <w:rPr>
          <w:color w:val="auto"/>
        </w:rPr>
      </w:pPr>
      <w:bookmarkStart w:id="103" w:name="_Toc232095146"/>
      <w:bookmarkStart w:id="104" w:name="_Toc232147088"/>
      <w:r>
        <w:rPr>
          <w:color w:val="auto"/>
        </w:rPr>
        <w:lastRenderedPageBreak/>
        <w:t>3. Datos que se recogen y por qué</w:t>
      </w:r>
      <w:bookmarkEnd w:id="103"/>
      <w:bookmarkEnd w:id="104"/>
    </w:p>
    <w:p w14:paraId="7128EC7C" w14:textId="77777777" w:rsidR="00D24A66" w:rsidRDefault="00D24A66" w:rsidP="00D24A66">
      <w:pPr>
        <w:spacing w:after="160" w:line="320" w:lineRule="auto"/>
        <w:jc w:val="both"/>
      </w:pPr>
      <w:r>
        <w:t>A continuación se describe con precisión cada categoría de datos que Voice Protest recoge, el propósito específico de cada uno, y el tiempo durante el cual se conserva.</w:t>
      </w:r>
    </w:p>
    <w:p w14:paraId="4A053946"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00"/>
      </w:tblGrid>
      <w:tr w:rsidR="00D24A66" w14:paraId="349B7E13" w14:textId="77777777" w:rsidTr="00375AEA">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72FF62" w14:textId="77777777" w:rsidR="00D24A66" w:rsidRDefault="00D24A66" w:rsidP="00375AEA">
            <w:r>
              <w:rPr>
                <w:b/>
                <w:bCs/>
                <w:sz w:val="20"/>
                <w:szCs w:val="20"/>
              </w:rPr>
              <w:t>Dato</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BC1AFB" w14:textId="77777777" w:rsidR="00D24A66" w:rsidRDefault="00D24A66" w:rsidP="00375AEA">
            <w:r>
              <w:rPr>
                <w:b/>
                <w:bCs/>
                <w:sz w:val="20"/>
                <w:szCs w:val="20"/>
              </w:rPr>
              <w:t>Propósito</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63FADB" w14:textId="77777777" w:rsidR="00D24A66" w:rsidRDefault="00D24A66" w:rsidP="00375AEA">
            <w:r>
              <w:rPr>
                <w:b/>
                <w:bCs/>
                <w:sz w:val="20"/>
                <w:szCs w:val="20"/>
              </w:rPr>
              <w:t>Retención</w:t>
            </w:r>
          </w:p>
        </w:tc>
      </w:tr>
      <w:tr w:rsidR="00D24A66" w14:paraId="4E214B4B"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06290" w14:textId="77777777" w:rsidR="00D24A66" w:rsidRDefault="00D24A66" w:rsidP="00375AEA">
            <w:r>
              <w:rPr>
                <w:sz w:val="20"/>
                <w:szCs w:val="20"/>
              </w:rPr>
              <w:t>Hash HMAC-SHA256 del número de teléfono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208F9" w14:textId="77777777" w:rsidR="00D24A66" w:rsidRDefault="00D24A66" w:rsidP="00375AEA">
            <w:r>
              <w:rPr>
                <w:sz w:val="20"/>
                <w:szCs w:val="20"/>
              </w:rPr>
              <w:t>Identificar pseudónimamente al participante y prevenir adhesiones duplicadas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F306C" w14:textId="77777777" w:rsidR="00D24A66" w:rsidRDefault="00D24A66" w:rsidP="00375AEA">
            <w:r>
              <w:rPr>
                <w:sz w:val="20"/>
                <w:szCs w:val="20"/>
              </w:rPr>
              <w:t>90 días tras cierre de la convocatoria</w:t>
            </w:r>
          </w:p>
        </w:tc>
      </w:tr>
      <w:tr w:rsidR="00D24A66" w14:paraId="03628580"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24E97" w14:textId="77777777" w:rsidR="00D24A66" w:rsidRDefault="00D24A66" w:rsidP="00375AEA">
            <w:r>
              <w:rPr>
                <w:sz w:val="20"/>
                <w:szCs w:val="20"/>
              </w:rPr>
              <w:t>Nullifier (hash del hash + ID convocatoria)</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DE898" w14:textId="77777777" w:rsidR="00D24A66" w:rsidRDefault="00D24A66" w:rsidP="00375AEA">
            <w:r>
              <w:rPr>
                <w:sz w:val="20"/>
                <w:szCs w:val="20"/>
              </w:rPr>
              <w:t>Garantizar que el mismo número no puede adherirse dos veces a la misma convocatoria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1053B" w14:textId="77777777" w:rsidR="00D24A66" w:rsidRDefault="00D24A66" w:rsidP="00375AEA">
            <w:r>
              <w:rPr>
                <w:sz w:val="20"/>
                <w:szCs w:val="20"/>
              </w:rPr>
              <w:t>90 días tras cierre de la convocatoria</w:t>
            </w:r>
          </w:p>
        </w:tc>
      </w:tr>
      <w:tr w:rsidR="00D24A66" w14:paraId="1EEF00B7"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8238A" w14:textId="77777777" w:rsidR="00D24A66" w:rsidRPr="0029125E" w:rsidRDefault="00D24A66" w:rsidP="00375AEA">
            <w:pPr>
              <w:rPr>
                <w:lang w:val="en-GB"/>
              </w:rPr>
            </w:pPr>
            <w:r>
              <w:rPr>
                <w:sz w:val="20"/>
                <w:szCs w:val="20"/>
                <w:lang w:val="en-GB"/>
              </w:rPr>
              <w:t>Public commitment (SHA256 del nullifier)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84D22" w14:textId="77777777" w:rsidR="00D24A66" w:rsidRDefault="00D24A66" w:rsidP="00375AEA">
            <w:r>
              <w:rPr>
                <w:sz w:val="20"/>
                <w:szCs w:val="20"/>
              </w:rPr>
              <w:t>Permitir verificación pública del hash de integridad sin revelar el nullifier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3EFB0" w14:textId="77777777" w:rsidR="00D24A66" w:rsidRDefault="00D24A66" w:rsidP="00375AEA">
            <w:r>
              <w:rPr>
                <w:sz w:val="20"/>
                <w:szCs w:val="20"/>
              </w:rPr>
              <w:t>Indefinida — en integrity_records</w:t>
            </w:r>
          </w:p>
        </w:tc>
      </w:tr>
      <w:tr w:rsidR="00D24A66" w14:paraId="08DA5BC2"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B34C9" w14:textId="77777777" w:rsidR="00D24A66" w:rsidRDefault="00D24A66" w:rsidP="00375AEA">
            <w:r>
              <w:rPr>
                <w:sz w:val="20"/>
                <w:szCs w:val="20"/>
              </w:rPr>
              <w:t>Identificador de dispositivo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4E7BA" w14:textId="77777777" w:rsidR="00D24A66" w:rsidRDefault="00D24A66" w:rsidP="00375AEA">
            <w:r>
              <w:rPr>
                <w:sz w:val="20"/>
                <w:szCs w:val="20"/>
              </w:rPr>
              <w:t>Prevenir adhesiones múltiples desde el mismo dispositivo y detectar abuso OTP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A82D7" w14:textId="77777777" w:rsidR="00D24A66" w:rsidRDefault="00D24A66" w:rsidP="00375AEA">
            <w:r>
              <w:rPr>
                <w:sz w:val="20"/>
                <w:szCs w:val="20"/>
              </w:rPr>
              <w:t>90 días tras cierre de la convocatoria</w:t>
            </w:r>
          </w:p>
        </w:tc>
      </w:tr>
      <w:tr w:rsidR="00D24A66" w14:paraId="5384D088"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ED973" w14:textId="77777777" w:rsidR="00D24A66" w:rsidRDefault="00D24A66" w:rsidP="00375AEA">
            <w:r>
              <w:rPr>
                <w:sz w:val="20"/>
                <w:szCs w:val="20"/>
              </w:rPr>
              <w:t>Hash HMAC-SHA256 de la dirección IP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8DE8E" w14:textId="77777777" w:rsidR="00D24A66" w:rsidRDefault="00D24A66" w:rsidP="00375AEA">
            <w:r>
              <w:rPr>
                <w:sz w:val="20"/>
                <w:szCs w:val="20"/>
              </w:rPr>
              <w:t>Limitación de tasa de solicitudes OTP para prevenir abuso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EB5E5" w14:textId="77777777" w:rsidR="00D24A66" w:rsidRDefault="00D24A66" w:rsidP="00375AEA">
            <w:r>
              <w:rPr>
                <w:sz w:val="20"/>
                <w:szCs w:val="20"/>
              </w:rPr>
              <w:t>7 días en tabla otp_requests</w:t>
            </w:r>
          </w:p>
        </w:tc>
      </w:tr>
      <w:tr w:rsidR="00D24A66" w14:paraId="0F3B78D0"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0D00B" w14:textId="77777777" w:rsidR="00D24A66" w:rsidRDefault="00D24A66" w:rsidP="00375AEA">
            <w:r>
              <w:rPr>
                <w:sz w:val="20"/>
                <w:szCs w:val="20"/>
              </w:rPr>
              <w:t>Ciudad y región (geocodificadas)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9F948" w14:textId="77777777" w:rsidR="00D24A66" w:rsidRDefault="00D24A66" w:rsidP="00375AEA">
            <w:r>
              <w:rPr>
                <w:sz w:val="20"/>
                <w:szCs w:val="20"/>
              </w:rPr>
              <w:t>Mostrar distribución geográfica en el informe público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D1D58" w14:textId="77777777" w:rsidR="00D24A66" w:rsidRDefault="00D24A66" w:rsidP="00375AEA">
            <w:r>
              <w:rPr>
                <w:sz w:val="20"/>
                <w:szCs w:val="20"/>
              </w:rPr>
              <w:t>90 días tras cierre de la convocatoria (en formato agregado en el informe: indefinida)</w:t>
            </w:r>
          </w:p>
        </w:tc>
      </w:tr>
      <w:tr w:rsidR="00D24A66" w14:paraId="4EA5EE06"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66DBF" w14:textId="77777777" w:rsidR="00D24A66" w:rsidRDefault="00D24A66" w:rsidP="00375AEA">
            <w:r>
              <w:rPr>
                <w:sz w:val="20"/>
                <w:szCs w:val="20"/>
              </w:rPr>
              <w:t>País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D2AB5" w14:textId="77777777" w:rsidR="00D24A66" w:rsidRDefault="00D24A66" w:rsidP="00375AEA">
            <w:r>
              <w:rPr>
                <w:sz w:val="20"/>
                <w:szCs w:val="20"/>
              </w:rPr>
              <w:t>Verificar elegibilidad geográfica para convocatorias nacionales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C4A94" w14:textId="77777777" w:rsidR="00D24A66" w:rsidRDefault="00D24A66" w:rsidP="00375AEA">
            <w:r>
              <w:rPr>
                <w:sz w:val="20"/>
                <w:szCs w:val="20"/>
              </w:rPr>
              <w:t>90 días tras cierre de la convocatoria</w:t>
            </w:r>
          </w:p>
        </w:tc>
      </w:tr>
      <w:tr w:rsidR="00D24A66" w14:paraId="2D4FA66B"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94980" w14:textId="77777777" w:rsidR="00D24A66" w:rsidRDefault="00D24A66" w:rsidP="00375AEA">
            <w:r>
              <w:rPr>
                <w:sz w:val="20"/>
                <w:szCs w:val="20"/>
              </w:rPr>
              <w:t>Nivel de confianza geográfica</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58DDD" w14:textId="77777777" w:rsidR="00D24A66" w:rsidRDefault="00D24A66" w:rsidP="00375AEA">
            <w:r>
              <w:rPr>
                <w:sz w:val="20"/>
                <w:szCs w:val="20"/>
              </w:rPr>
              <w:t>Mostrar solidez de verificación en el informe público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0335F" w14:textId="77777777" w:rsidR="00D24A66" w:rsidRDefault="00D24A66" w:rsidP="00375AEA">
            <w:r>
              <w:rPr>
                <w:sz w:val="20"/>
                <w:szCs w:val="20"/>
              </w:rPr>
              <w:t>90 días tras cierre de la convocatoria</w:t>
            </w:r>
          </w:p>
        </w:tc>
      </w:tr>
      <w:tr w:rsidR="00D24A66" w14:paraId="10E8C6E7"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027B8" w14:textId="77777777" w:rsidR="00D24A66" w:rsidRDefault="00D24A66" w:rsidP="00375AEA">
            <w:r>
              <w:rPr>
                <w:sz w:val="20"/>
                <w:szCs w:val="20"/>
              </w:rPr>
              <w:t>Indicador GPS (booleano)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0974E" w14:textId="77777777" w:rsidR="00D24A66" w:rsidRDefault="00D24A66" w:rsidP="00375AEA">
            <w:r>
              <w:rPr>
                <w:sz w:val="20"/>
                <w:szCs w:val="20"/>
              </w:rPr>
              <w:t>Indicar si el GPS estaba activo en el momento de la adhesión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986E4" w14:textId="77777777" w:rsidR="00D24A66" w:rsidRDefault="00D24A66" w:rsidP="00375AEA">
            <w:r>
              <w:rPr>
                <w:sz w:val="20"/>
                <w:szCs w:val="20"/>
              </w:rPr>
              <w:t>90 días tras cierre de la convocatoria</w:t>
            </w:r>
          </w:p>
        </w:tc>
      </w:tr>
      <w:tr>
        <w:tc>
          <w:p>
            <w:r>
              <w:t xml:space="preserve">📍 Local — ciudad/municipio</w:t>
            </w:r>
          </w:p>
        </w:tc>
        <w:tc>
          <w:p>
            <w:r>
              <w:t xml:space="preserve">local</w:t>
            </w:r>
          </w:p>
        </w:tc>
        <w:tc>
          <w:p>
            <w:r>
              <w:t xml:space="preserve">Cualquier participante con número de teléfono real. El GPS es opcional pero clasifica la adhesión en el informe público (local verificado / nacional / internacional).</w:t>
            </w:r>
          </w:p>
        </w:tc>
        <w:tc>
          <w:p>
            <w:r>
              <w:t xml:space="preserve">8 horas</w:t>
            </w:r>
          </w:p>
        </w:tc>
      </w:tr>
      <w:tr>
        <w:tc>
          <w:p>
            <w:r>
              <w:t xml:space="preserve">Coordenadas GPS (temporales, localStorage)</w:t>
            </w:r>
          </w:p>
        </w:tc>
        <w:tc>
          <w:p>
            <w:r>
              <w:t xml:space="preserve">Geocodificar ciudad y región durante el proceso de adhesión. Transferidas entre pantallas vía localStorage del navegador.</w:t>
            </w:r>
          </w:p>
        </w:tc>
        <w:tc>
          <w:p>
            <w:pPr>
              <w:pStyle w:val="Heading2"/>
              <w:spacing w:after="160" w:line="320" w:lineRule="auto"/>
            </w:pPr>
            <w:r>
              <w:t xml:space="preserve">2.2b Cuándo usar el tipo Local — ciudad/municipio</w:t>
            </w:r>
          </w:p>
          <w:p>
            <w:pPr>
              <w:spacing w:after="160" w:line="320" w:lineRule="auto"/>
              <w:jc w:val="both"/>
            </w:pPr>
            <w:r>
              <w:t xml:space="preserve">Usa el tipo Local cuando la queja afecta a una institución municipal o a un espacio público concreto dentro de un municipio específico: un ayuntamiento, una plaza, un parque, una decisión urbanística local. Este tipo es más preciso geográficamente que el tipo Regional y activa un informe con desglose de participación local/nacional/internacional.</w:t>
            </w:r>
          </w:p>
          <w:p>
            <w:pPr>
              <w:spacing w:after="160" w:line="320" w:lineRule="auto"/>
              <w:jc w:val="both"/>
            </w:pPr>
            <w:r>
              <w:t xml:space="preserve">Al seleccionar este tipo, el formulario muestra un buscador de municipio. El convocante escribe el nombre del municipio y selecciona el resultado correcto de la lista proporcionada por Nominatim/OpenStreetMap. El municipio queda identificado por su identificador OSM (admin_level=8), no por el texto introducido, lo que elimina ambiguüedades de nombre entre idiomas y dialectos. Este diseño es válido para los 27 países miembros de la UE.</w:t>
            </w:r>
          </w:p>
          <w:p>
            <w:pPr>
              <w:spacing w:after="160" w:line="320" w:lineRule="auto"/>
              <w:jc w:val="both"/>
            </w:pPr>
            <w:r>
              <w:t xml:space="preserve">El GPS no es obligatorio para adherirse a una convocatoria local. Sin embargo, si el participante activa el GPS, el sistema comprueba si las coordenadas corresponden al municipio declarado por el convocante y clasifica la adhesión en consecuencia. El informe público muestra tres contadores separados: participantes con GPS dentro del municipio, participantes nacionales sin GPS local, y participantes internacionales. Esta transparencia permite que cualquier observador externo evalúe la concentración geográfica del apoyo de forma independiente.</w:t>
            </w:r>
          </w:p>
          <w:p>
            <w:pPr>
              <w:spacing w:after="160" w:line="320" w:lineRule="auto"/>
              <w:jc w:val="both"/>
            </w:pPr>
            <w:r>
              <w:t xml:space="preserve">Rationale de diseño: Voice Protest no excluye participantes en función de la localización GPS porque la plataforma verifica participación, no legitimidad. Un residente del municipio que esté temporalmente fuera conserva el derecho a participar. La presencia GPS en el momento de la adhesión es una señal de presencia local — no un criterio de legitimidad. El informe informa; no adjudica.</w:t>
            </w:r>
          </w:p>
          <w:p>
            <w:pPr>
              <w:spacing w:after="160" w:line="320" w:lineRule="auto"/>
              <w:jc w:val="both"/>
            </w:pPr>
            <w:r>
              <w:t xml:space="preserve">Ejemplos apropiados:</w:t>
            </w:r>
          </w:p>
          <w:p>
            <w:pPr>
              <w:spacing w:after="100" w:line="320" w:lineRule="auto"/>
              <w:ind w:left="720"/>
            </w:pPr>
            <w:r>
              <w:t xml:space="preserve">• Queja sobre una decisión de un ayuntamiento que afecta a un barrio o espacio público concreto.</w:t>
            </w:r>
          </w:p>
          <w:p>
            <w:pPr>
              <w:spacing w:after="100" w:line="320" w:lineRule="auto"/>
              <w:ind w:left="720"/>
            </w:pPr>
            <w:r>
              <w:t xml:space="preserve">• Oposición a un proyecto urbanístico que afecta a una zona residencial específica.</w:t>
            </w:r>
          </w:p>
          <w:p>
            <w:pPr>
              <w:spacing w:after="100" w:line="320" w:lineRule="auto"/>
              <w:ind w:left="720"/>
            </w:pPr>
            <w:r>
              <w:t xml:space="preserve">• Exigencia de transparencia sobre un proceso de decisión municipal no público.</w:t>
            </w:r>
          </w:p>
          <w:p>
            <w:pPr>
              <w:spacing w:after="160" w:line="320" w:lineRule="auto"/>
              <w:jc w:val="both"/>
            </w:pPr>
            <w:r>
              <w:t xml:space="preserve">La duración por defecto es 8 horas, comenzando a las 08:00 hora local del convocante y cerrando a las 16:00 para coincidir con los informativos de tarde. Las adhesiones pueden recibirse antes de la fecha de inicio declarada; la ventana de 8 horas corre desde el momento declarado.</w:t>
            </w:r>
          </w:p>
          <w:p>
            <w:r>
              <w:t xml:space="preserve">Eliminadas inmediatamente tras registrar la adhesión. No se envían al servidor en forma original.</w:t>
            </w:r>
          </w:p>
        </w:tc>
      </w:tr>
      <w:tr w:rsidR="00D24A66" w14:paraId="3EB41EEF"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338E0" w14:textId="77777777" w:rsidR="00D24A66" w:rsidRDefault="00D24A66" w:rsidP="00375AEA">
            <w:r>
              <w:rPr>
                <w:sz w:val="20"/>
                <w:szCs w:val="20"/>
              </w:rPr>
              <w:t>Idioma del navegador (Accept-Language)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9C29D" w14:textId="77777777" w:rsidR="00D24A66" w:rsidRDefault="00D24A66" w:rsidP="00375AEA">
            <w:r>
              <w:rPr>
                <w:sz w:val="20"/>
                <w:szCs w:val="20"/>
              </w:rPr>
              <w:t>Registrar temporalmente en logs de infraestructura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BE7B0" w14:textId="77777777" w:rsidR="00D24A66" w:rsidRDefault="00D24A66" w:rsidP="00375AEA">
            <w:r>
              <w:rPr>
                <w:sz w:val="20"/>
                <w:szCs w:val="20"/>
              </w:rPr>
              <w:t>Según política de los proveedores de infraestructura</w:t>
            </w:r>
          </w:p>
        </w:tc>
      </w:tr>
      <w:tr w:rsidR="00D24A66" w14:paraId="6B90C761"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3820E" w14:textId="77777777" w:rsidR="00D24A66" w:rsidRDefault="00D24A66" w:rsidP="00375AEA">
            <w:r>
              <w:rPr>
                <w:sz w:val="20"/>
                <w:szCs w:val="20"/>
              </w:rPr>
              <w:t>Timestamp parcialmente anonimizado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114A6" w14:textId="77777777" w:rsidR="00D24A66" w:rsidRDefault="00D24A66" w:rsidP="00375AEA">
            <w:r>
              <w:rPr>
                <w:sz w:val="20"/>
                <w:szCs w:val="20"/>
              </w:rPr>
              <w:t>Registro temporal de la adhesión para el informe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1FBAB" w14:textId="77777777" w:rsidR="00D24A66" w:rsidRDefault="00D24A66" w:rsidP="00375AEA">
            <w:r>
              <w:rPr>
                <w:sz w:val="20"/>
                <w:szCs w:val="20"/>
              </w:rPr>
              <w:t>90 días tras cierre de la convocatoria</w:t>
            </w:r>
          </w:p>
        </w:tc>
      </w:tr>
      <w:tr w:rsidR="00D24A66" w14:paraId="43D18371"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DC29C" w14:textId="77777777" w:rsidR="00D24A66" w:rsidRDefault="00D24A66" w:rsidP="00375AEA">
            <w:r>
              <w:rPr>
                <w:sz w:val="20"/>
                <w:szCs w:val="20"/>
              </w:rPr>
              <w:t>Endpoint push del navegador (si notificaciones activadas)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FA393" w14:textId="77777777" w:rsidR="00D24A66" w:rsidRDefault="00D24A66" w:rsidP="00375AEA">
            <w:r>
              <w:rPr>
                <w:sz w:val="20"/>
                <w:szCs w:val="20"/>
              </w:rPr>
              <w:t>Enviar notificación de resultado al cierre de la convocatoria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3347D" w14:textId="77777777" w:rsidR="00D24A66" w:rsidRDefault="00D24A66" w:rsidP="00375AEA">
            <w:r>
              <w:rPr>
                <w:sz w:val="20"/>
                <w:szCs w:val="20"/>
              </w:rPr>
              <w:t>Hasta el cierre de la convocatoria o hasta que el participante revoque el permiso</w:t>
            </w:r>
          </w:p>
        </w:tc>
      </w:tr>
    </w:tbl>
    <w:p w14:paraId="57AC4C55" w14:textId="77777777" w:rsidR="00D24A66" w:rsidRDefault="00D24A66" w:rsidP="00D24A66">
      <w:pPr>
        <w:spacing w:after="120"/>
      </w:pPr>
    </w:p>
    <w:p w14:paraId="07F94142" w14:textId="77777777" w:rsidR="00D24A66" w:rsidRPr="00482301" w:rsidRDefault="00D24A66" w:rsidP="00D24A66">
      <w:pPr>
        <w:pStyle w:val="Ttulo2"/>
        <w:rPr>
          <w:color w:val="auto"/>
        </w:rPr>
      </w:pPr>
      <w:bookmarkStart w:id="105" w:name="_Toc232095147"/>
      <w:bookmarkStart w:id="106" w:name="_Toc232096194"/>
      <w:bookmarkStart w:id="107" w:name="_Toc232147089"/>
      <w:r>
        <w:rPr>
          <w:color w:val="auto"/>
        </w:rPr>
        <w:t>3.1 El número de teléfono — flujo de procesamiento</w:t>
      </w:r>
      <w:bookmarkEnd w:id="105"/>
      <w:bookmarkEnd w:id="106"/>
      <w:bookmarkEnd w:id="107"/>
    </w:p>
    <w:p w14:paraId="0049356E" w14:textId="77777777" w:rsidR="00D24A66" w:rsidRDefault="00D24A66" w:rsidP="00D24A66">
      <w:pPr>
        <w:spacing w:after="160" w:line="320" w:lineRule="auto"/>
        <w:jc w:val="both"/>
      </w:pPr>
      <w:r>
        <w:t>El número de teléfono merece una descripción especialmente detallada porque es el dato más sensible del proceso y el que genera más preguntas legítimas sobre privacidad.</w:t>
      </w:r>
    </w:p>
    <w:p w14:paraId="13937622" w14:textId="77777777" w:rsidR="00D24A66" w:rsidRDefault="00D24A66" w:rsidP="00D24A66">
      <w:pPr>
        <w:spacing w:after="160" w:line="320" w:lineRule="auto"/>
        <w:jc w:val="both"/>
      </w:pPr>
      <w:r>
        <w:t>El flujo de procesamiento del número de teléfono es el siguiente:</w:t>
      </w:r>
    </w:p>
    <w:p w14:paraId="1B27C089" w14:textId="77777777" w:rsidR="00D24A66" w:rsidRDefault="00D24A66" w:rsidP="00D24A66">
      <w:pPr>
        <w:pStyle w:val="Prrafodelista"/>
        <w:numPr>
          <w:ilvl w:val="0"/>
          <w:numId w:val="6"/>
        </w:numPr>
        <w:spacing w:before="80" w:after="80"/>
      </w:pPr>
      <w:r>
        <w:lastRenderedPageBreak/>
        <w:t>El participante introduce su número de teléfono en la interfaz del navegador.</w:t>
      </w:r>
    </w:p>
    <w:p w14:paraId="5F1202DE" w14:textId="77777777" w:rsidR="00D24A66" w:rsidRDefault="00D24A66" w:rsidP="00D24A66">
      <w:pPr>
        <w:pStyle w:val="Prrafodelista"/>
        <w:numPr>
          <w:ilvl w:val="0"/>
          <w:numId w:val="6"/>
        </w:numPr>
        <w:spacing w:before="80" w:after="80"/>
      </w:pPr>
      <w:r>
        <w:t>El número es enviado por HTTPS al servidor de Voice Protest. En ningún momento se almacena en el navegador ni en ningún almacenamiento local del dispositivo.</w:t>
      </w:r>
    </w:p>
    <w:p w14:paraId="5104EC6B" w14:textId="77777777" w:rsidR="00D24A66" w:rsidRDefault="00D24A66" w:rsidP="00D24A66">
      <w:pPr>
        <w:pStyle w:val="Prrafodelista"/>
        <w:numPr>
          <w:ilvl w:val="0"/>
          <w:numId w:val="6"/>
        </w:numPr>
        <w:spacing w:before="80" w:after="80"/>
      </w:pPr>
      <w:r>
        <w:t>El servidor recibe el número y realiza tres operaciones inmediatamente, antes de cualquier escritura en la base de datos:</w:t>
      </w:r>
    </w:p>
    <w:p w14:paraId="44EEA2AE" w14:textId="77777777" w:rsidR="00D24A66" w:rsidRDefault="00D24A66" w:rsidP="00D24A66">
      <w:pPr>
        <w:pStyle w:val="Prrafodelista"/>
        <w:numPr>
          <w:ilvl w:val="0"/>
          <w:numId w:val="5"/>
        </w:numPr>
        <w:spacing w:before="80" w:after="80"/>
        <w:ind w:left="1080"/>
      </w:pPr>
      <w:r>
        <w:t>Extrae el prefijo del país para verificar la elegibilidad geográfica.</w:t>
      </w:r>
    </w:p>
    <w:p w14:paraId="11E3D6F0" w14:textId="77777777" w:rsidR="00D24A66" w:rsidRDefault="00D24A66" w:rsidP="00D24A66">
      <w:pPr>
        <w:pStyle w:val="Prrafodelista"/>
        <w:numPr>
          <w:ilvl w:val="0"/>
          <w:numId w:val="5"/>
        </w:numPr>
        <w:spacing w:before="80" w:after="80"/>
        <w:ind w:left="1080"/>
      </w:pPr>
      <w:r>
        <w:t>Envía el número a Twilio para que este envíe el SMS de verificación.</w:t>
      </w:r>
    </w:p>
    <w:p w14:paraId="6CB973FA" w14:textId="77777777" w:rsidR="00D24A66" w:rsidRDefault="00D24A66" w:rsidP="00D24A66">
      <w:pPr>
        <w:pStyle w:val="Prrafodelista"/>
        <w:numPr>
          <w:ilvl w:val="0"/>
          <w:numId w:val="5"/>
        </w:numPr>
        <w:spacing w:before="80" w:after="80"/>
        <w:ind w:left="1080"/>
      </w:pPr>
      <w:r>
        <w:t>Calcula el hash HMAC-SHA256 del número usando la clave secreta del servidor (PHONE_HASH_SECRET).</w:t>
      </w:r>
    </w:p>
    <w:p w14:paraId="21A31FE7" w14:textId="77777777" w:rsidR="00D24A66" w:rsidRDefault="00D24A66" w:rsidP="00D24A66">
      <w:pPr>
        <w:pStyle w:val="Prrafodelista"/>
        <w:numPr>
          <w:ilvl w:val="0"/>
          <w:numId w:val="6"/>
        </w:numPr>
        <w:spacing w:before="80" w:after="80"/>
      </w:pPr>
      <w:r>
        <w:t>El número original es descartado de la memoria del servidor. Solo el hash se escribe en la base de datos.</w:t>
      </w:r>
    </w:p>
    <w:p w14:paraId="0A0BB1EB" w14:textId="77777777" w:rsidR="00D24A66" w:rsidRDefault="00D24A66" w:rsidP="00D24A66">
      <w:pPr>
        <w:pStyle w:val="Prrafodelista"/>
        <w:numPr>
          <w:ilvl w:val="0"/>
          <w:numId w:val="6"/>
        </w:numPr>
        <w:spacing w:before="80" w:after="80"/>
      </w:pPr>
      <w:r>
        <w:t>El hash es almacenado en la tabla de adhesiones como phone_hash. No puede ser revertido al número original sin conocer la clave secreta del servidor.</w:t>
      </w:r>
    </w:p>
    <w:p w14:paraId="7DB54568" w14:textId="77777777" w:rsidR="00D24A66" w:rsidRDefault="00D24A66" w:rsidP="00D24A66">
      <w:pPr>
        <w:spacing w:after="120"/>
      </w:pPr>
    </w:p>
    <w:p w14:paraId="2E349A19"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sz w:val="20"/>
          <w:szCs w:val="20"/>
        </w:rPr>
        <w:t>Importante</w:t>
      </w:r>
      <w:r>
        <w:rPr>
          <w:b/>
          <w:bCs/>
          <w:color w:val="2E6DA4"/>
          <w:sz w:val="20"/>
          <w:szCs w:val="20"/>
        </w:rPr>
        <w:t xml:space="preserve">:  </w:t>
      </w:r>
      <w:r>
        <w:rPr>
          <w:color w:val="333333"/>
          <w:sz w:val="20"/>
          <w:szCs w:val="20"/>
        </w:rPr>
        <w:t xml:space="preserve">El número de teléfono original nunca se escribe en ninguna base de datos de Voice Protest. Sin embargo, Twilio — el proveedor de SMS — sí procesa el número original para enviar el código de verificación. </w:t>
      </w:r>
      <w:ins w:id="9014" w:author="Auditor" w:date="2026-06-14T00:00:00Z">
        <w:r>
          <w:t xml:space="preserve">Tampoco puede descartarse su presencia en logs temporales del servidor o trazas de infraestructura de terceros. </w:t>
        </w:r>
      </w:ins>
      <w:r>
        <w:t>Esto es un límite real del pseudonimato que se documenta explícitamente en la política de privacidad.</w:t>
      </w:r>
    </w:p>
    <w:p w14:paraId="3308798A" w14:textId="77777777" w:rsidR="00D24A66" w:rsidRDefault="00D24A66" w:rsidP="00D24A66">
      <w:r>
        <w:br w:type="page"/>
      </w:r>
    </w:p>
    <w:p w14:paraId="672B6F68" w14:textId="77777777" w:rsidR="00D24A66" w:rsidRPr="00482301" w:rsidRDefault="00D24A66" w:rsidP="00D24A66">
      <w:pPr>
        <w:pStyle w:val="Ttulo1"/>
        <w:pBdr>
          <w:bottom w:val="single" w:sz="4" w:space="6" w:color="2E6DA4"/>
        </w:pBdr>
        <w:rPr>
          <w:color w:val="auto"/>
        </w:rPr>
      </w:pPr>
      <w:bookmarkStart w:id="108" w:name="_Toc232095148"/>
      <w:bookmarkStart w:id="109" w:name="_Toc232147090"/>
      <w:r>
        <w:rPr>
          <w:color w:val="auto"/>
        </w:rPr>
        <w:lastRenderedPageBreak/>
        <w:t>4. Datos que no se recogen</w:t>
      </w:r>
      <w:bookmarkEnd w:id="108"/>
      <w:bookmarkEnd w:id="109"/>
    </w:p>
    <w:p w14:paraId="085DE58A" w14:textId="77777777" w:rsidR="00D24A66" w:rsidRDefault="00D24A66" w:rsidP="00D24A66">
      <w:pPr>
        <w:spacing w:after="160" w:line="320" w:lineRule="auto"/>
        <w:jc w:val="both"/>
      </w:pPr>
      <w:r>
        <w:t>Es igualmente importante describir con precisión qué datos Voice Protest no recoge, para evitar malentendidos sobre el alcance de la información disponible en la plataforma.</w:t>
      </w:r>
    </w:p>
    <w:p w14:paraId="153BA32C"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D24A66" w14:paraId="4A563575" w14:textId="77777777" w:rsidTr="00375AEA">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EF7FC4" w14:textId="77777777" w:rsidR="00D24A66" w:rsidRDefault="00D24A66" w:rsidP="00375AEA">
            <w:r>
              <w:rPr>
                <w:b/>
                <w:bCs/>
                <w:sz w:val="20"/>
                <w:szCs w:val="20"/>
              </w:rPr>
              <w:t>Dato NO recogido</w:t>
            </w:r>
          </w:p>
        </w:tc>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053F32" w14:textId="77777777" w:rsidR="00D24A66" w:rsidRDefault="00D24A66" w:rsidP="00375AEA">
            <w:r>
              <w:rPr>
                <w:b/>
                <w:bCs/>
                <w:sz w:val="20"/>
                <w:szCs w:val="20"/>
              </w:rPr>
              <w:t>Aclaración</w:t>
            </w:r>
          </w:p>
        </w:tc>
      </w:tr>
      <w:tr w:rsidR="00D24A66" w14:paraId="61B8FB9D"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DB09A" w14:textId="77777777" w:rsidR="00D24A66" w:rsidRDefault="00D24A66" w:rsidP="00375AEA">
            <w:r>
              <w:rPr>
                <w:sz w:val="20"/>
                <w:szCs w:val="20"/>
              </w:rPr>
              <w:t>Nombre y apellidos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D01C1" w14:textId="77777777" w:rsidR="00D24A66" w:rsidRDefault="00D24A66" w:rsidP="00375AEA">
            <w:r>
              <w:rPr>
                <w:sz w:val="20"/>
                <w:szCs w:val="20"/>
              </w:rPr>
              <w:t>Voice Protest no solicita ni almacena el nombre del participante en ningún momento del proceso.</w:t>
            </w:r>
          </w:p>
        </w:tc>
      </w:tr>
      <w:tr w:rsidR="00D24A66" w14:paraId="5DB50FE9"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9A036" w14:textId="77777777" w:rsidR="00D24A66" w:rsidRDefault="00D24A66" w:rsidP="00375AEA">
            <w:r>
              <w:rPr>
                <w:sz w:val="20"/>
                <w:szCs w:val="20"/>
              </w:rPr>
              <w:t>Dirección de correo electrónico (participantes SMS)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3F9DA" w14:textId="77777777" w:rsidR="00D24A66" w:rsidRDefault="00D24A66" w:rsidP="00375AEA">
            <w:r>
              <w:rPr>
                <w:sz w:val="20"/>
                <w:szCs w:val="20"/>
              </w:rPr>
              <w:t>Los participantes que se verifican mediante SMS no proporcionan correo electrónico. Solo los participantes institucionales proporcionan correo del dominio institucional, que es hasheado y no almacenado en texto plano.</w:t>
            </w:r>
          </w:p>
        </w:tc>
      </w:tr>
      <w:tr w:rsidR="00D24A66" w14:paraId="40CA0AE0"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05742" w14:textId="77777777" w:rsidR="00D24A66" w:rsidRDefault="00D24A66" w:rsidP="00375AEA">
            <w:r>
              <w:rPr>
                <w:sz w:val="20"/>
                <w:szCs w:val="20"/>
              </w:rPr>
              <w:t>Número de teléfono original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02AE3" w14:textId="77777777" w:rsidR="00D24A66" w:rsidRDefault="00D24A66" w:rsidP="00375AEA">
            <w:r>
              <w:rPr>
                <w:sz w:val="20"/>
                <w:szCs w:val="20"/>
              </w:rPr>
              <w:t>Se usa temporalmente para enviar el SMS y calcular el hash, pero nunca se escribe en ninguna base de datos de Voice Protest.</w:t>
            </w:r>
          </w:p>
        </w:tc>
      </w:tr>
      <w:tr w:rsidR="00D24A66" w14:paraId="1C653323"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006FF" w14:textId="77777777" w:rsidR="00D24A66" w:rsidRDefault="00D24A66" w:rsidP="00375AEA">
            <w:r>
              <w:rPr>
                <w:sz w:val="20"/>
                <w:szCs w:val="20"/>
              </w:rPr>
              <w:t>Coordenadas GPS exactas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93363" w14:textId="77777777" w:rsidR="00D24A66" w:rsidRDefault="00D24A66" w:rsidP="00375AEA">
            <w:r>
              <w:rPr>
                <w:sz w:val="20"/>
                <w:szCs w:val="20"/>
              </w:rPr>
              <w:t>Si el participante activa el GPS, las coordenadas se usan para geocodificar ciudad y región, y son descartadas inmediatamente. Solo se almacena un booleano indicando que el GPS estaba activo.</w:t>
            </w:r>
          </w:p>
        </w:tc>
      </w:tr>
      <w:tr w:rsidR="00D24A66" w14:paraId="2926E3B1"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774D8" w14:textId="77777777" w:rsidR="00D24A66" w:rsidRDefault="00D24A66" w:rsidP="00375AEA">
            <w:r>
              <w:rPr>
                <w:sz w:val="20"/>
                <w:szCs w:val="20"/>
              </w:rPr>
              <w:t>Dirección IP original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A65FA" w14:textId="77777777" w:rsidR="00D24A66" w:rsidRDefault="00D24A66" w:rsidP="00375AEA">
            <w:r>
              <w:rPr>
                <w:sz w:val="20"/>
                <w:szCs w:val="20"/>
              </w:rPr>
              <w:t>La IP se usa para geolocalización aproximada y para limitación de tasa OTP, pero no se almacena en texto plano. Se almacena un hash HMAC-SHA256 de los primeros 32 caracteres de su hash.</w:t>
            </w:r>
          </w:p>
        </w:tc>
      </w:tr>
      <w:tr w:rsidR="00D24A66" w14:paraId="4049FACB"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9B5CC" w14:textId="77777777" w:rsidR="00D24A66" w:rsidRDefault="00D24A66" w:rsidP="00375AEA">
            <w:r>
              <w:rPr>
                <w:sz w:val="20"/>
                <w:szCs w:val="20"/>
              </w:rPr>
              <w:t>Historial de navegación</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02B4D" w14:textId="77777777" w:rsidR="00D24A66" w:rsidRDefault="00D24A66" w:rsidP="00375AEA">
            <w:r>
              <w:rPr>
                <w:sz w:val="20"/>
                <w:szCs w:val="20"/>
              </w:rPr>
              <w:t>Voice Protest no instala ninguna cookie de seguimiento ni utiliza ninguna tecnología de seguimiento entre sesiones o entre sitios.</w:t>
            </w:r>
          </w:p>
        </w:tc>
      </w:tr>
      <w:tr w:rsidR="00D24A66" w14:paraId="1A5C441E"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72512" w14:textId="77777777" w:rsidR="00D24A66" w:rsidRDefault="00D24A66" w:rsidP="00375AEA">
            <w:r>
              <w:rPr>
                <w:sz w:val="20"/>
                <w:szCs w:val="20"/>
              </w:rPr>
              <w:t>Datos de pago</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60FE4" w14:textId="77777777" w:rsidR="00D24A66" w:rsidRDefault="00D24A66" w:rsidP="00375AEA">
            <w:r>
              <w:rPr>
                <w:sz w:val="20"/>
                <w:szCs w:val="20"/>
              </w:rPr>
              <w:t>Las donaciones se procesan a través de proveedores externos. Voice Protest no almacena datos de tarjetas de crédito ni información bancaria.</w:t>
            </w:r>
          </w:p>
        </w:tc>
      </w:tr>
      <w:tr w:rsidR="00D24A66" w14:paraId="60529E6F"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E05C4" w14:textId="77777777" w:rsidR="00D24A66" w:rsidRDefault="00D24A66" w:rsidP="00375AEA">
            <w:r>
              <w:rPr>
                <w:sz w:val="20"/>
                <w:szCs w:val="20"/>
              </w:rPr>
              <w:t>Perfil de participación cruzada</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02C5D" w14:textId="77777777" w:rsidR="00D24A66" w:rsidRDefault="00D24A66" w:rsidP="00375AEA">
            <w:r>
              <w:rPr>
                <w:sz w:val="20"/>
                <w:szCs w:val="20"/>
              </w:rPr>
              <w:t xml:space="preserve">Gracias al diseño de los public commitments, no es posible construir un perfil de participación de un individuo combinando datos de múltiples convocatorias </w:t>
            </w:r>
            <w:ins w:id="9016" w:author="Auditor" w:date="2026-06-14T00:00:00Z">
              <w:r>
                <w:t xml:space="preserve">mediante los datos públicos publicados por Voice Protest</w:t>
              </w:r>
            </w:ins>
            <w:r>
              <w:t>, ni siquiera con acceso completo a la base de datos.</w:t>
            </w:r>
          </w:p>
        </w:tc>
      </w:tr>
    </w:tbl>
    <w:p w14:paraId="5C95006F" w14:textId="77777777" w:rsidR="00D24A66" w:rsidRDefault="00D24A66" w:rsidP="00D24A66">
      <w:pPr>
        <w:spacing w:after="120"/>
      </w:pPr>
    </w:p>
    <w:p w14:paraId="5B3E82AE" w14:textId="77777777" w:rsidR="00D24A66" w:rsidRDefault="00D24A66" w:rsidP="00D24A66">
      <w:r>
        <w:br w:type="page"/>
      </w:r>
    </w:p>
    <w:p w14:paraId="08283DAF" w14:textId="77777777" w:rsidR="00D24A66" w:rsidRPr="00482301" w:rsidRDefault="00D24A66" w:rsidP="00D24A66">
      <w:pPr>
        <w:pStyle w:val="Ttulo1"/>
        <w:pBdr>
          <w:bottom w:val="single" w:sz="4" w:space="6" w:color="2E6DA4"/>
        </w:pBdr>
        <w:rPr>
          <w:color w:val="auto"/>
        </w:rPr>
      </w:pPr>
      <w:bookmarkStart w:id="110" w:name="_Toc232095149"/>
      <w:bookmarkStart w:id="111" w:name="_Toc232147091"/>
      <w:r>
        <w:rPr>
          <w:color w:val="auto"/>
        </w:rPr>
        <w:lastRenderedPageBreak/>
        <w:t>5. El flujo de verificación OTP y la gestión del teléfono</w:t>
      </w:r>
      <w:bookmarkEnd w:id="110"/>
      <w:bookmarkEnd w:id="111"/>
    </w:p>
    <w:p w14:paraId="0AD30857" w14:textId="77777777" w:rsidR="00D24A66" w:rsidRDefault="00D24A66" w:rsidP="00D24A66">
      <w:pPr>
        <w:spacing w:after="160" w:line="320" w:lineRule="auto"/>
        <w:jc w:val="both"/>
      </w:pPr>
      <w:r>
        <w:t>OTP son las siglas de One-Time Password — contraseña de un solo uso. Es el mecanismo mediante el cual Voice Protest verifica que el participante tiene control real sobre el número de teléfono que ha introducido. Sin este paso, cualquier persona podría introducir cualquier número sin necesidad de tener acceso a ese teléfono.</w:t>
      </w:r>
    </w:p>
    <w:p w14:paraId="5CF3BA0F" w14:textId="77777777" w:rsidR="00D24A66" w:rsidRPr="00482301" w:rsidRDefault="00D24A66" w:rsidP="00D24A66">
      <w:pPr>
        <w:pStyle w:val="Ttulo2"/>
        <w:rPr>
          <w:color w:val="auto"/>
        </w:rPr>
      </w:pPr>
      <w:bookmarkStart w:id="112" w:name="_Toc232095150"/>
      <w:bookmarkStart w:id="113" w:name="_Toc232096197"/>
      <w:bookmarkStart w:id="114" w:name="_Toc232147092"/>
      <w:r>
        <w:rPr>
          <w:color w:val="auto"/>
        </w:rPr>
        <w:t>5.1 Cómo funciona la verificación OTP</w:t>
      </w:r>
      <w:bookmarkEnd w:id="112"/>
      <w:bookmarkEnd w:id="113"/>
      <w:bookmarkEnd w:id="114"/>
    </w:p>
    <w:p w14:paraId="0D35C418" w14:textId="77777777" w:rsidR="00D24A66" w:rsidRDefault="00D24A66" w:rsidP="00D24A66">
      <w:pPr>
        <w:spacing w:after="160" w:line="320" w:lineRule="auto"/>
        <w:jc w:val="both"/>
      </w:pPr>
      <w:r>
        <w:t>El proceso es el siguiente: el servidor envía un mensaje SMS al número de teléfono introducido por el participante. Ese mensaje contiene un código numérico de 6 dígitos que es válido durante 10 minutos. El participante introduce ese código en la interfaz y el servidor verifica que coincide con el código enviado. Si coincide, la verificación es exitosa. Si no coincide o ha caducado, el participante puede solicitar un nuevo código.</w:t>
      </w:r>
    </w:p>
    <w:p w14:paraId="62B07CBF" w14:textId="77777777" w:rsidR="00D24A66" w:rsidRDefault="00D24A66" w:rsidP="00D24A66">
      <w:pPr>
        <w:spacing w:after="160" w:line="320" w:lineRule="auto"/>
        <w:jc w:val="both"/>
      </w:pPr>
      <w:r>
        <w:t>La verificación OTP demuestra que la persona que está completando el proceso tiene acceso físico al teléfono en ese momento. No demuestra quién es esa persona, solo que controla ese teléfono.</w:t>
      </w:r>
    </w:p>
    <w:p w14:paraId="27AE95C9" w14:textId="77777777" w:rsidR="00D24A66" w:rsidRPr="00482301" w:rsidRDefault="00D24A66" w:rsidP="00D24A66">
      <w:pPr>
        <w:pStyle w:val="Ttulo2"/>
        <w:rPr>
          <w:color w:val="auto"/>
        </w:rPr>
      </w:pPr>
      <w:bookmarkStart w:id="115" w:name="_Toc232095151"/>
      <w:bookmarkStart w:id="116" w:name="_Toc232096198"/>
      <w:bookmarkStart w:id="117" w:name="_Toc232147093"/>
      <w:r>
        <w:rPr>
          <w:color w:val="auto"/>
        </w:rPr>
        <w:t>5.2 Protección contra el abuso del sistema OTP</w:t>
      </w:r>
      <w:bookmarkEnd w:id="115"/>
      <w:bookmarkEnd w:id="116"/>
      <w:bookmarkEnd w:id="117"/>
    </w:p>
    <w:p w14:paraId="6FB51729" w14:textId="77777777" w:rsidR="00D24A66" w:rsidRDefault="00D24A66" w:rsidP="00D24A66">
      <w:pPr>
        <w:spacing w:after="160" w:line="320" w:lineRule="auto"/>
        <w:jc w:val="both"/>
      </w:pPr>
      <w:r>
        <w:t>Uno de los vectores de ataque más evidentes contra Voice Protest es el drenaje de saldo mediante solicitudes masivas de SMS que nunca se completan como adhesiones. Si un adversario pudiera solicitar miles de SMS sin completar el proceso, podría agotar el saldo de cualquier convocatoria sin coste propio.</w:t>
      </w:r>
    </w:p>
    <w:p w14:paraId="11466341" w14:textId="77777777" w:rsidR="00D24A66" w:rsidRDefault="00D24A66" w:rsidP="00D24A66">
      <w:pPr>
        <w:spacing w:after="160" w:line="320" w:lineRule="auto"/>
        <w:jc w:val="both"/>
      </w:pPr>
      <w:r>
        <w:t>Para prevenir este ataque, Voice Protest implementa una defensa por capas basada en múltiples dimensiones de limitación:</w:t>
      </w:r>
    </w:p>
    <w:p w14:paraId="545A62B1"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D24A66" w14:paraId="0EC1AD74" w14:textId="77777777" w:rsidTr="00375AEA">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891557" w14:textId="77777777" w:rsidR="00D24A66" w:rsidRDefault="00D24A66" w:rsidP="00375AEA">
            <w:r>
              <w:rPr>
                <w:b/>
                <w:bCs/>
                <w:sz w:val="20"/>
                <w:szCs w:val="20"/>
              </w:rPr>
              <w:t>Dimensión</w:t>
            </w:r>
          </w:p>
        </w:tc>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0479CD" w14:textId="77777777" w:rsidR="00D24A66" w:rsidRDefault="00D24A66" w:rsidP="00375AEA">
            <w:r>
              <w:rPr>
                <w:b/>
                <w:bCs/>
                <w:sz w:val="20"/>
                <w:szCs w:val="20"/>
              </w:rPr>
              <w:t>Límite</w:t>
            </w:r>
          </w:p>
        </w:tc>
      </w:tr>
      <w:tr w:rsidR="00D24A66" w14:paraId="2756D75F"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7F7E9" w14:textId="77777777" w:rsidR="00D24A66" w:rsidRDefault="00D24A66" w:rsidP="00375AEA">
            <w:r>
              <w:rPr>
                <w:sz w:val="20"/>
                <w:szCs w:val="20"/>
              </w:rPr>
              <w:t>Mismo número de teléfono</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E6509" w14:textId="77777777" w:rsidR="00D24A66" w:rsidRDefault="00D24A66" w:rsidP="00375AEA">
            <w:r>
              <w:rPr>
                <w:sz w:val="20"/>
                <w:szCs w:val="20"/>
              </w:rPr>
              <w:t>Máximo 3 solicitudes OTP por día</w:t>
            </w:r>
          </w:p>
        </w:tc>
      </w:tr>
      <w:tr w:rsidR="00D24A66" w14:paraId="1F7C4DAE"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12DD4" w14:textId="77777777" w:rsidR="00D24A66" w:rsidRDefault="00D24A66" w:rsidP="00375AEA">
            <w:r>
              <w:rPr>
                <w:sz w:val="20"/>
                <w:szCs w:val="20"/>
              </w:rPr>
              <w:t>Mismo dispositivo</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80172" w14:textId="77777777" w:rsidR="00D24A66" w:rsidRDefault="00D24A66" w:rsidP="00375AEA">
            <w:r>
              <w:rPr>
                <w:sz w:val="20"/>
                <w:szCs w:val="20"/>
              </w:rPr>
              <w:t>Máximo 3 solicitudes OTP por hora</w:t>
            </w:r>
          </w:p>
        </w:tc>
      </w:tr>
      <w:tr w:rsidR="00D24A66" w14:paraId="336A74B9"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CC8D3" w14:textId="77777777" w:rsidR="00D24A66" w:rsidRDefault="00D24A66" w:rsidP="00375AEA">
            <w:r>
              <w:rPr>
                <w:sz w:val="20"/>
                <w:szCs w:val="20"/>
              </w:rPr>
              <w:t>Misma dirección IP</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144D5" w14:textId="77777777" w:rsidR="00D24A66" w:rsidRDefault="00D24A66" w:rsidP="00375AEA">
            <w:r>
              <w:rPr>
                <w:sz w:val="20"/>
                <w:szCs w:val="20"/>
              </w:rPr>
              <w:t>Máximo 10 solicitudes OTP por hora</w:t>
            </w:r>
          </w:p>
        </w:tc>
      </w:tr>
      <w:tr w:rsidR="00D24A66" w14:paraId="493A8D87"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CB2C7" w14:textId="77777777" w:rsidR="00D24A66" w:rsidRDefault="00D24A66" w:rsidP="00375AEA">
            <w:r>
              <w:rPr>
                <w:sz w:val="20"/>
                <w:szCs w:val="20"/>
              </w:rPr>
              <w:t>Mismo dispositivo + misma convocatoria</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34068" w14:textId="77777777" w:rsidR="00D24A66" w:rsidRDefault="00D24A66" w:rsidP="00375AEA">
            <w:r>
              <w:rPr>
                <w:sz w:val="20"/>
                <w:szCs w:val="20"/>
              </w:rPr>
              <w:t>Máximo 2 solicitudes OTP por hora</w:t>
            </w:r>
          </w:p>
        </w:tc>
      </w:tr>
    </w:tbl>
    <w:p w14:paraId="66545347" w14:textId="77777777" w:rsidR="00D24A66" w:rsidRDefault="00D24A66" w:rsidP="00D24A66">
      <w:pPr>
        <w:spacing w:after="120"/>
      </w:pPr>
    </w:p>
    <w:p w14:paraId="4C0BADD9" w14:textId="77777777" w:rsidR="00D24A66" w:rsidRDefault="00D24A66" w:rsidP="00D24A66">
      <w:pPr>
        <w:spacing w:after="160" w:line="320" w:lineRule="auto"/>
        <w:jc w:val="both"/>
      </w:pPr>
      <w:r>
        <w:t>Además de estos límites estáticos, el sistema implementa un cooldown progresivo por dispositivo: cada intento OTP no completado aumenta el tiempo de espera antes de poder solicitar un nuevo código. Después de cuatro intentos fallidos en 24 horas, el dispositivo queda bloqueado durante 24 horas.</w:t>
      </w:r>
    </w:p>
    <w:p w14:paraId="77193C9D" w14:textId="77777777" w:rsidR="00D24A66" w:rsidRDefault="00D24A66" w:rsidP="00D24A66">
      <w:pPr>
        <w:spacing w:after="160" w:line="320" w:lineRule="auto"/>
        <w:jc w:val="both"/>
      </w:pPr>
      <w:r>
        <w:lastRenderedPageBreak/>
        <w:t>Los mensajes de error mostrados al usuario cuando se alcanzan estos límites son deliberadamente genéricos: no revelan el motivo específico del bloqueo ni los umbrales exactos. Esta opacidad es intencional: revelar los límites exactos facilitaría a un adversario diseñar ataques que los eviten marginalmente.</w:t>
      </w:r>
    </w:p>
    <w:p w14:paraId="1E374AA0" w14:textId="77777777" w:rsidR="00D24A66" w:rsidRPr="00482301" w:rsidRDefault="00D24A66" w:rsidP="00D24A66">
      <w:pPr>
        <w:pStyle w:val="Ttulo2"/>
        <w:rPr>
          <w:color w:val="auto"/>
        </w:rPr>
      </w:pPr>
      <w:bookmarkStart w:id="118" w:name="_Toc232095152"/>
      <w:bookmarkStart w:id="119" w:name="_Toc232096199"/>
      <w:bookmarkStart w:id="120" w:name="_Toc232147094"/>
      <w:r>
        <w:rPr>
          <w:color w:val="auto"/>
        </w:rPr>
        <w:t>5.3 Costes y descuento de saldo</w:t>
      </w:r>
      <w:bookmarkEnd w:id="118"/>
      <w:bookmarkEnd w:id="119"/>
      <w:bookmarkEnd w:id="120"/>
    </w:p>
    <w:p w14:paraId="4A368BB4" w14:textId="77777777" w:rsidR="00D24A66" w:rsidRDefault="00D24A66" w:rsidP="00D24A66">
      <w:pPr>
        <w:spacing w:after="160" w:line="320" w:lineRule="auto"/>
        <w:jc w:val="both"/>
      </w:pPr>
      <w:r>
        <w:t>Un aspecto importante de la gestión del saldo es que Voice Protest solo descuenta el coste de verificación cuando una adhesión se completa correctamente. Las solicitudes de código SMS que no son seguidas de una verificación exitosa — porque el participante abandonó el proceso, porque el código expiró, o porque la solicitud fue parte de un intento de abuso — no consumen saldo de la convocatoria.</w:t>
      </w:r>
    </w:p>
    <w:p w14:paraId="299A5F58" w14:textId="77777777" w:rsidR="00D24A66" w:rsidRDefault="00D24A66" w:rsidP="00D24A66">
      <w:pPr>
        <w:spacing w:after="160" w:line="320" w:lineRule="auto"/>
        <w:jc w:val="both"/>
      </w:pPr>
      <w:r>
        <w:t>Esta decisión de diseño tiene implicaciones para la protección de las convocatorias frente a ataques de drenaje de saldo: incluso si un adversario logra superar los límites de tasa y solicita SMS de forma masiva, el saldo de la convocatoria solo se consume por adhesiones realmente completadas.</w:t>
      </w:r>
    </w:p>
    <w:p w14:paraId="22487C7A" w14:textId="77777777" w:rsidR="00D24A66" w:rsidRDefault="00D24A66" w:rsidP="00D24A66">
      <w:r>
        <w:br w:type="page"/>
      </w:r>
    </w:p>
    <w:p w14:paraId="51DC0F10" w14:textId="77777777" w:rsidR="00D24A66" w:rsidRPr="00482301" w:rsidRDefault="00D24A66" w:rsidP="00D24A66">
      <w:pPr>
        <w:pStyle w:val="Ttulo1"/>
        <w:pBdr>
          <w:bottom w:val="single" w:sz="4" w:space="6" w:color="2E6DA4"/>
        </w:pBdr>
        <w:rPr>
          <w:color w:val="auto"/>
        </w:rPr>
      </w:pPr>
      <w:bookmarkStart w:id="121" w:name="_Toc232095153"/>
      <w:bookmarkStart w:id="122" w:name="_Toc232147095"/>
      <w:r>
        <w:rPr>
          <w:color w:val="auto"/>
        </w:rPr>
        <w:lastRenderedPageBreak/>
        <w:t>6. HMAC-SHA256 — qué es y por qué importa</w:t>
      </w:r>
      <w:bookmarkEnd w:id="121"/>
      <w:bookmarkEnd w:id="122"/>
    </w:p>
    <w:p w14:paraId="023AC23E" w14:textId="77777777" w:rsidR="00D24A66" w:rsidRDefault="00D24A66" w:rsidP="00D24A66">
      <w:pPr>
        <w:spacing w:after="160" w:line="320" w:lineRule="auto"/>
        <w:jc w:val="both"/>
      </w:pPr>
      <w:r>
        <w:t>HMAC-SHA256 es el algoritmo criptográfico central que protege los identificadores pseudónimos en Voice Protest. Comprender su funcionamiento ayuda a entender por qué el sistema proporciona garantías de privacidad más sólidas que un simple hash.</w:t>
      </w:r>
    </w:p>
    <w:p w14:paraId="233A6771" w14:textId="77777777" w:rsidR="00D24A66" w:rsidRPr="00482301" w:rsidRDefault="00D24A66" w:rsidP="00D24A66">
      <w:pPr>
        <w:pStyle w:val="Ttulo2"/>
        <w:rPr>
          <w:color w:val="auto"/>
        </w:rPr>
      </w:pPr>
      <w:bookmarkStart w:id="123" w:name="_Toc232095154"/>
      <w:bookmarkStart w:id="124" w:name="_Toc232096201"/>
      <w:bookmarkStart w:id="125" w:name="_Toc232147096"/>
      <w:r>
        <w:rPr>
          <w:color w:val="auto"/>
        </w:rPr>
        <w:t>6.1 Qué es un hash criptográfico</w:t>
      </w:r>
      <w:bookmarkEnd w:id="123"/>
      <w:bookmarkEnd w:id="124"/>
      <w:bookmarkEnd w:id="125"/>
    </w:p>
    <w:p w14:paraId="129F2642" w14:textId="77777777" w:rsidR="00D24A66" w:rsidRDefault="00D24A66" w:rsidP="00D24A66">
      <w:pPr>
        <w:spacing w:after="160" w:line="320" w:lineRule="auto"/>
        <w:jc w:val="both"/>
      </w:pPr>
      <w:r>
        <w:t>Un hash criptográfico es una función matemática que transforma cualquier entrada — un número de teléfono, un documento, una frase — en una cadena de caracteres de longitud fija que tiene tres propiedades fundamentales:</w:t>
      </w:r>
    </w:p>
    <w:p w14:paraId="7E8B7209" w14:textId="77777777" w:rsidR="00D24A66" w:rsidRDefault="00D24A66" w:rsidP="00D24A66">
      <w:pPr>
        <w:pStyle w:val="Prrafodelista"/>
        <w:numPr>
          <w:ilvl w:val="0"/>
          <w:numId w:val="5"/>
        </w:numPr>
        <w:spacing w:before="80" w:after="80"/>
      </w:pPr>
      <w:r>
        <w:t>Determinismo: la misma entrada siempre produce el mismo resultado.</w:t>
      </w:r>
    </w:p>
    <w:p w14:paraId="46A2CF16" w14:textId="77777777" w:rsidR="00D24A66" w:rsidRDefault="00D24A66" w:rsidP="00D24A66">
      <w:pPr>
        <w:pStyle w:val="Prrafodelista"/>
        <w:numPr>
          <w:ilvl w:val="0"/>
          <w:numId w:val="5"/>
        </w:numPr>
        <w:spacing w:before="80" w:after="80"/>
      </w:pPr>
      <w:r>
        <w:t>Irreversibilidad práctica: dado el resultado, es computacionalmente inviable reconstruir la entrada original.</w:t>
      </w:r>
    </w:p>
    <w:p w14:paraId="6EEF56BB" w14:textId="77777777" w:rsidR="00D24A66" w:rsidRDefault="00D24A66" w:rsidP="00D24A66">
      <w:pPr>
        <w:pStyle w:val="Prrafodelista"/>
        <w:numPr>
          <w:ilvl w:val="0"/>
          <w:numId w:val="5"/>
        </w:numPr>
        <w:spacing w:before="80" w:after="80"/>
      </w:pPr>
      <w:r>
        <w:t>Sensibilidad: un cambio mínimo en la entrada produce un resultado completamente diferente.</w:t>
      </w:r>
    </w:p>
    <w:p w14:paraId="6EDF38AB" w14:textId="77777777" w:rsidR="00D24A66" w:rsidRDefault="00D24A66" w:rsidP="00D24A66">
      <w:pPr>
        <w:spacing w:after="160" w:line="320" w:lineRule="auto"/>
        <w:jc w:val="both"/>
      </w:pPr>
      <w:r>
        <w:t>El algoritmo SHA-256 es uno de los más utilizados y más seguros. Produce un resultado de 256 bits (64 caracteres hexadecimales) que es prácticamente imposible de revertir con los recursos computacionales actuales y previsibles.</w:t>
      </w:r>
    </w:p>
    <w:p w14:paraId="048DF854" w14:textId="77777777" w:rsidR="00D24A66" w:rsidRPr="00482301" w:rsidRDefault="00D24A66" w:rsidP="00D24A66">
      <w:pPr>
        <w:pStyle w:val="Ttulo2"/>
        <w:rPr>
          <w:color w:val="auto"/>
        </w:rPr>
      </w:pPr>
      <w:bookmarkStart w:id="126" w:name="_Toc232095155"/>
      <w:bookmarkStart w:id="127" w:name="_Toc232096202"/>
      <w:bookmarkStart w:id="128" w:name="_Toc232147097"/>
      <w:r>
        <w:rPr>
          <w:color w:val="auto"/>
        </w:rPr>
        <w:t>6.2 El problema del espacio de búsqueda pequeño</w:t>
      </w:r>
      <w:bookmarkEnd w:id="126"/>
      <w:bookmarkEnd w:id="127"/>
      <w:bookmarkEnd w:id="128"/>
    </w:p>
    <w:p w14:paraId="557C59E6" w14:textId="77777777" w:rsidR="00D24A66" w:rsidRDefault="00D24A66" w:rsidP="00D24A66">
      <w:pPr>
        <w:spacing w:after="160" w:line="320" w:lineRule="auto"/>
        <w:jc w:val="both"/>
      </w:pPr>
      <w:r>
        <w:t>SHA-256 simple tiene una vulnerabilidad importante cuando se aplica a datos con un espacio de valores limitado y conocido. Los números de teléfono, por ejemplo, siguen patrones muy predecibles: un número español siempre empieza por +34 seguido de 9 dígitos. Hay aproximadamente 1.000 millones de combinaciones posibles de números españoles — una cantidad que un ordenador moderno puede hashear en pocas horas.</w:t>
      </w:r>
    </w:p>
    <w:p w14:paraId="1E91ACEA" w14:textId="77777777" w:rsidR="00D24A66" w:rsidRDefault="00D24A66" w:rsidP="00D24A66">
      <w:pPr>
        <w:spacing w:after="160" w:line="320" w:lineRule="auto"/>
        <w:jc w:val="both"/>
      </w:pPr>
      <w:r>
        <w:t>Esto significa que un adversario con acceso a la base de datos y tiempo suficiente podría construir una tabla de hash a hash inversa — conocida como rainbow table — que le permita convertir cualquier hash de la base de datos en el número de teléfono original. Con SHA-256 simple, la protección del hash depende únicamente de que el adversario no tenga tiempo o recursos suficientes, no de ninguna propiedad matemática que haga la reversión imposible.</w:t>
      </w:r>
    </w:p>
    <w:p w14:paraId="55A3571C" w14:textId="77777777" w:rsidR="00D24A66" w:rsidRPr="00482301" w:rsidRDefault="00D24A66" w:rsidP="00D24A66">
      <w:pPr>
        <w:pStyle w:val="Ttulo2"/>
        <w:rPr>
          <w:color w:val="auto"/>
        </w:rPr>
      </w:pPr>
      <w:bookmarkStart w:id="129" w:name="_Toc232095156"/>
      <w:bookmarkStart w:id="130" w:name="_Toc232096203"/>
      <w:bookmarkStart w:id="131" w:name="_Toc232147098"/>
      <w:r>
        <w:rPr>
          <w:color w:val="auto"/>
        </w:rPr>
        <w:t>6.3 Cómo HMAC resuelve este problema</w:t>
      </w:r>
      <w:bookmarkEnd w:id="129"/>
      <w:bookmarkEnd w:id="130"/>
      <w:bookmarkEnd w:id="131"/>
    </w:p>
    <w:p w14:paraId="7651BFA9" w14:textId="77777777" w:rsidR="00D24A66" w:rsidRDefault="00D24A66" w:rsidP="00D24A66">
      <w:pPr>
        <w:spacing w:after="160" w:line="320" w:lineRule="auto"/>
        <w:jc w:val="both"/>
      </w:pPr>
      <w:r>
        <w:t>HMAC — Hash-based Message Authentication Code — es una extensión del hash básico que incorpora una clave secreta en el cálculo. La fórmula es aproximadamente:</w:t>
      </w:r>
    </w:p>
    <w:p w14:paraId="3932A537"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sz w:val="20"/>
          <w:szCs w:val="20"/>
        </w:rPr>
        <w:t>Fórmula:</w:t>
      </w:r>
      <w:r>
        <w:rPr>
          <w:b/>
          <w:bCs/>
          <w:color w:val="2E6DA4"/>
          <w:sz w:val="20"/>
          <w:szCs w:val="20"/>
        </w:rPr>
        <w:t xml:space="preserve">  </w:t>
      </w:r>
      <w:r>
        <w:rPr>
          <w:color w:val="333333"/>
          <w:sz w:val="20"/>
          <w:szCs w:val="20"/>
        </w:rPr>
        <w:t>HMAC-SHA256(mensaje, clave_secreta) = SHA256((clave_secreta XOR opad) || SHA256((clave_secreta XOR ipad) || mensaje))</w:t>
      </w:r>
    </w:p>
    <w:p w14:paraId="66F8FB55" w14:textId="77777777" w:rsidR="00D24A66" w:rsidRDefault="00D24A66" w:rsidP="00D24A66">
      <w:pPr>
        <w:spacing w:after="160" w:line="320" w:lineRule="auto"/>
        <w:jc w:val="both"/>
      </w:pPr>
      <w:r>
        <w:t xml:space="preserve">El efecto práctico es que el resultado depende no solo del mensaje (el número de teléfono) sino también de la clave secreta. Sin conocer esa clave, es matemáticamente imposible </w:t>
        <w:lastRenderedPageBreak/>
        <w:t>construir una rainbow table: el adversario tendría que probar todas las combinaciones posibles tanto de números de teléfono como de claves secretas, lo que multiplica exponencialmente el espacio de búsqueda hasta hacerlo inviable.</w:t>
      </w:r>
    </w:p>
    <w:p w14:paraId="78CEC93D" w14:textId="77777777" w:rsidR="00D24A66" w:rsidRDefault="00D24A66" w:rsidP="00D24A66">
      <w:pPr>
        <w:spacing w:after="160" w:line="320" w:lineRule="auto"/>
        <w:jc w:val="both"/>
      </w:pPr>
      <w:r>
        <w:t>En Voice Protest, la clave secreta (PHONE_HASH_SECRET) es un valor de 64 caracteres hexadecimales generado aleatoriamente y almacenado exclusivamente en las variables de entorno del servidor de Railway. No está en el código fuente ni en ninguna base de datos. Un atacante que acceda a la base de datos pero no al servidor no tiene acceso a esta clave.</w:t>
      </w:r>
    </w:p>
    <w:p w14:paraId="300B0F70"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sz w:val="20"/>
          <w:szCs w:val="20"/>
        </w:rPr>
        <w:t>En la práctica</w:t>
      </w:r>
      <w:r>
        <w:rPr>
          <w:b/>
          <w:bCs/>
          <w:color w:val="2E6DA4"/>
          <w:sz w:val="20"/>
          <w:szCs w:val="20"/>
        </w:rPr>
        <w:t xml:space="preserve">:  </w:t>
      </w:r>
      <w:r>
        <w:rPr>
          <w:color w:val="333333"/>
          <w:sz w:val="20"/>
          <w:szCs w:val="20"/>
        </w:rPr>
        <w:t>Si alguien roba la base de datos de adhesiones, obtiene hashes HMAC-SHA256. Sin la clave secreta, esos hashes son opacamente inútiles para identificar a los participantes. Esto es significativamente más seguro que un hash SHA-256 simple, cuya reversión sería viable con los recursos adecuados.</w:t>
      </w:r>
    </w:p>
    <w:p w14:paraId="335C1348" w14:textId="77777777" w:rsidR="00D24A66" w:rsidRPr="00482301" w:rsidRDefault="00D24A66" w:rsidP="00D24A66">
      <w:pPr>
        <w:pStyle w:val="Ttulo2"/>
        <w:rPr>
          <w:color w:val="auto"/>
        </w:rPr>
      </w:pPr>
      <w:bookmarkStart w:id="132" w:name="_Toc232095157"/>
      <w:bookmarkStart w:id="133" w:name="_Toc232096204"/>
      <w:bookmarkStart w:id="134" w:name="_Toc232147099"/>
      <w:r>
        <w:rPr>
          <w:color w:val="auto"/>
        </w:rPr>
        <w:t>6.4 Limitación importante</w:t>
      </w:r>
      <w:bookmarkEnd w:id="132"/>
      <w:bookmarkEnd w:id="133"/>
      <w:bookmarkEnd w:id="134"/>
    </w:p>
    <w:p w14:paraId="6E5C7198" w14:textId="77777777" w:rsidR="00D24A66" w:rsidRDefault="00D24A66" w:rsidP="00D24A66">
      <w:pPr>
        <w:spacing w:after="160" w:line="320" w:lineRule="auto"/>
        <w:jc w:val="both"/>
      </w:pPr>
      <w:r>
        <w:t>La protección del HMAC depende de que la clave secreta no sea comprometida. Si el servidor de Railway fuera completamente vulnerado y el atacante obtuviera tanto la base de datos como la clave secreta, podría construir la rainbow table y revertir los hashes. Esta limitación es real y se documenta honestamente.</w:t>
      </w:r>
    </w:p>
    <w:p w14:paraId="6B7EB626" w14:textId="77777777" w:rsidR="00D24A66" w:rsidRDefault="00D24A66" w:rsidP="00D24A66">
      <w:pPr>
        <w:spacing w:after="160" w:line="320" w:lineRule="auto"/>
        <w:jc w:val="both"/>
      </w:pPr>
      <w:r>
        <w:t>La mitigación de este riesgo es la separación de sistemas: la clave secreta está en Railway, la base de datos en Supabase. Un ataque que comprometa ambos sistemas simultáneamente es significativamente más difícil que comprometer cualquiera de los dos por separado.</w:t>
      </w:r>
    </w:p>
    <w:p w14:paraId="771EB93A" w14:textId="77777777" w:rsidR="00D24A66" w:rsidRDefault="00D24A66" w:rsidP="00D24A66">
      <w:r>
        <w:br w:type="page"/>
      </w:r>
    </w:p>
    <w:p w14:paraId="70B4D5C9" w14:textId="77777777" w:rsidR="00D24A66" w:rsidRPr="00482301" w:rsidRDefault="00D24A66" w:rsidP="00D24A66">
      <w:pPr>
        <w:pStyle w:val="Ttulo1"/>
        <w:pBdr>
          <w:bottom w:val="single" w:sz="4" w:space="6" w:color="2E6DA4"/>
        </w:pBdr>
        <w:rPr>
          <w:color w:val="auto"/>
        </w:rPr>
      </w:pPr>
      <w:bookmarkStart w:id="135" w:name="_Toc232095158"/>
      <w:bookmarkStart w:id="136" w:name="_Toc232147100"/>
      <w:r>
        <w:rPr>
          <w:color w:val="auto"/>
        </w:rPr>
        <w:lastRenderedPageBreak/>
        <w:t>7. Nullifiers — unicidad sin identidad</w:t>
      </w:r>
      <w:bookmarkEnd w:id="135"/>
      <w:bookmarkEnd w:id="136"/>
    </w:p>
    <w:p w14:paraId="647A79A0" w14:textId="77777777" w:rsidR="00D24A66" w:rsidRDefault="00D24A66" w:rsidP="00D24A66">
      <w:pPr>
        <w:spacing w:after="160" w:line="320" w:lineRule="auto"/>
        <w:jc w:val="both"/>
      </w:pPr>
      <w:r>
        <w:t xml:space="preserve">El nullifier es el mecanismo técnico que garantiza el principio fundamental de Voice Protest: </w:t>
      </w:r>
      <w:del w:id="9007" w:author="Auditor" w:date="2026-06-14T00:00:00Z">
        <w:r>
          <w:delText>una persona, una adhesión por convocatoria</w:delText>
        </w:r>
      </w:del>
      <w:ins w:id="9008" w:author="Auditor" w:date="2026-06-14T00:00:00Z">
        <w:r>
          <w:t>un número de teléfono verificado, una adhesión por convocatoria</w:t>
        </w:r>
      </w:ins>
      <w:r>
        <w:t xml:space="preserve">. Su diseño es elegante precisamente porque logra este objetivo sin revelar quién es la persona.</w:t>
      </w:r>
    </w:p>
    <w:p w14:paraId="4998E7D6" w14:textId="77777777" w:rsidR="00D24A66" w:rsidRPr="00482301" w:rsidRDefault="00D24A66" w:rsidP="00D24A66">
      <w:pPr>
        <w:pStyle w:val="Ttulo2"/>
        <w:rPr>
          <w:color w:val="auto"/>
        </w:rPr>
      </w:pPr>
      <w:bookmarkStart w:id="137" w:name="_Toc232095159"/>
      <w:bookmarkStart w:id="138" w:name="_Toc232096206"/>
      <w:bookmarkStart w:id="139" w:name="_Toc232147101"/>
      <w:r>
        <w:rPr>
          <w:color w:val="auto"/>
        </w:rPr>
        <w:t>7.1 Definición y propósito</w:t>
      </w:r>
      <w:bookmarkEnd w:id="137"/>
      <w:bookmarkEnd w:id="138"/>
      <w:bookmarkEnd w:id="139"/>
    </w:p>
    <w:p w14:paraId="0A02C820" w14:textId="77777777" w:rsidR="00D24A66" w:rsidRDefault="00D24A66" w:rsidP="00D24A66">
      <w:pPr>
        <w:spacing w:after="160" w:line="320" w:lineRule="auto"/>
        <w:jc w:val="both"/>
      </w:pPr>
      <w:r>
        <w:t>Un nullifier es un identificador único generado para cada combinación de participante y convocatoria. Antes de registrar una adhesión, el sistema calcula el nullifier y verifica que no existe ya en la base de datos. Si existe, significa que ese participante ya se adhirió anteriormente y la nueva adhesión es rechazada.</w:t>
      </w:r>
    </w:p>
    <w:p w14:paraId="27C41CC3" w14:textId="77777777" w:rsidR="00D24A66" w:rsidRDefault="00D24A66" w:rsidP="00D24A66">
      <w:pPr>
        <w:spacing w:after="160" w:line="320" w:lineRule="auto"/>
        <w:jc w:val="both"/>
      </w:pPr>
      <w:r>
        <w:t>La propiedad clave del nullifier es que es específico de la combinación participante-convocatoria. El mismo participante genera nullifiers completamente diferentes en convocatorias diferentes. Esto impide que alguien con acceso a la base de datos pueda rastrear la participación de un individuo en múltiples convocatorias simplemente comparando nullifiers.</w:t>
      </w:r>
    </w:p>
    <w:p w14:paraId="299033F7" w14:textId="77777777" w:rsidR="00D24A66" w:rsidRPr="00482301" w:rsidRDefault="00D24A66" w:rsidP="00D24A66">
      <w:pPr>
        <w:pStyle w:val="Ttulo2"/>
        <w:rPr>
          <w:color w:val="auto"/>
        </w:rPr>
      </w:pPr>
      <w:bookmarkStart w:id="140" w:name="_Toc232095160"/>
      <w:bookmarkStart w:id="141" w:name="_Toc232096207"/>
      <w:bookmarkStart w:id="142" w:name="_Toc232147102"/>
      <w:r>
        <w:rPr>
          <w:color w:val="auto"/>
        </w:rPr>
        <w:t>7.2 Cómo se calcula</w:t>
      </w:r>
      <w:bookmarkEnd w:id="140"/>
      <w:bookmarkEnd w:id="141"/>
      <w:bookmarkEnd w:id="142"/>
    </w:p>
    <w:p w14:paraId="1C265D61" w14:textId="77777777" w:rsidR="00D24A66" w:rsidRDefault="00D24A66" w:rsidP="00D24A66">
      <w:pPr>
        <w:spacing w:after="160" w:line="320" w:lineRule="auto"/>
        <w:jc w:val="both"/>
      </w:pPr>
      <w:r>
        <w:t>El nullifier se calcula como:</w:t>
      </w:r>
    </w:p>
    <w:p w14:paraId="06D91321" w14:textId="77777777" w:rsidR="00D24A66" w:rsidRPr="0029125E"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rPr>
          <w:lang w:val="en-GB"/>
        </w:rPr>
      </w:pPr>
      <w:r>
        <w:rPr>
          <w:b/>
          <w:bCs/>
          <w:sz w:val="20"/>
          <w:szCs w:val="20"/>
          <w:lang w:val="en-GB"/>
        </w:rPr>
        <w:t xml:space="preserve">Fórmula:  </w:t>
      </w:r>
      <w:r>
        <w:rPr>
          <w:color w:val="333333"/>
          <w:sz w:val="20"/>
          <w:szCs w:val="20"/>
          <w:lang w:val="en-GB"/>
        </w:rPr>
        <w:t>Nullifier = HMAC-SHA256(phone_hash + protest_id, NULLIFIER_SECRET)</w:t>
      </w:r>
    </w:p>
    <w:p w14:paraId="50BF9801" w14:textId="77777777" w:rsidR="00D24A66" w:rsidRDefault="00D24A66" w:rsidP="00D24A66">
      <w:pPr>
        <w:spacing w:after="160" w:line="320" w:lineRule="auto"/>
        <w:jc w:val="both"/>
      </w:pPr>
      <w:r>
        <w:t>Donde phone_hash es el hash HMAC-SHA256 del número de teléfono, protest_id es el identificador único de la convocatoria, y NULLIFIER_SECRET es una segunda clave secreta almacenada en el servidor.</w:t>
      </w:r>
    </w:p>
    <w:p w14:paraId="61372EFC" w14:textId="77777777" w:rsidR="00D24A66" w:rsidRDefault="00D24A66" w:rsidP="00D24A66">
      <w:pPr>
        <w:spacing w:after="160" w:line="320" w:lineRule="auto"/>
        <w:jc w:val="both"/>
      </w:pPr>
      <w:r>
        <w:t>El uso de una segunda clave secreta (NULLIFIER_SECRET, diferente de PHONE_HASH_SECRET) añade una capa adicional de seguridad: incluso si un atacante descubriera la clave de hashing de teléfonos, no podría calcular los nullifiers sin conocer también la clave de nullifiers.</w:t>
      </w:r>
    </w:p>
    <w:p w14:paraId="1D126479" w14:textId="77777777" w:rsidR="00D24A66" w:rsidRPr="00482301" w:rsidRDefault="00D24A66" w:rsidP="00D24A66">
      <w:pPr>
        <w:pStyle w:val="Ttulo2"/>
        <w:rPr>
          <w:color w:val="auto"/>
        </w:rPr>
      </w:pPr>
      <w:bookmarkStart w:id="143" w:name="_Toc232095161"/>
      <w:bookmarkStart w:id="144" w:name="_Toc232096208"/>
      <w:bookmarkStart w:id="145" w:name="_Toc232147103"/>
      <w:r>
        <w:rPr>
          <w:color w:val="auto"/>
        </w:rPr>
        <w:t>7.3 Por qué los nullifiers son privados</w:t>
      </w:r>
      <w:bookmarkEnd w:id="143"/>
      <w:bookmarkEnd w:id="144"/>
      <w:bookmarkEnd w:id="145"/>
    </w:p>
    <w:p w14:paraId="65A53126" w14:textId="77777777" w:rsidR="00D24A66" w:rsidRDefault="00D24A66" w:rsidP="00D24A66">
      <w:pPr>
        <w:spacing w:after="160" w:line="320" w:lineRule="auto"/>
        <w:jc w:val="both"/>
      </w:pPr>
      <w:r>
        <w:t>Los nullifiers se almacenan en la base de datos pero no se publican en el informe público ni en ningún endpoint de la API pública. Son accesibles solo internamente para la verificación de unicidad.</w:t>
      </w:r>
    </w:p>
    <w:p w14:paraId="0D5B6BAE" w14:textId="77777777" w:rsidR="00D24A66" w:rsidRDefault="00D24A66" w:rsidP="00D24A66">
      <w:pPr>
        <w:spacing w:after="160" w:line="320" w:lineRule="auto"/>
        <w:jc w:val="both"/>
      </w:pPr>
      <w:r>
        <w:t>La razón es que los nullifiers, aunque no revelan directamente el número de teléfono, contienen información derivada del teléfono y podrían en teoría ser utilizados para correlaciones si un adversario tuviera datos adicionales. Por esta razón, Voice Protest genera public commitments — valores derivados de los nullifiers pero diseñados para ser publicables sin riesgo — para la verificación del hash de integridad.</w:t>
      </w:r>
    </w:p>
    <w:p w14:paraId="073EA2C5" w14:textId="77777777" w:rsidR="00D24A66" w:rsidRDefault="00D24A66" w:rsidP="00D24A66">
      <w:r>
        <w:lastRenderedPageBreak/>
        <w:br w:type="page"/>
      </w:r>
    </w:p>
    <w:p w14:paraId="08F707A8" w14:textId="77777777" w:rsidR="00D24A66" w:rsidRPr="00482301" w:rsidRDefault="00D24A66" w:rsidP="00D24A66">
      <w:pPr>
        <w:pStyle w:val="Ttulo1"/>
        <w:pBdr>
          <w:bottom w:val="single" w:sz="4" w:space="6" w:color="2E6DA4"/>
        </w:pBdr>
        <w:rPr>
          <w:color w:val="auto"/>
        </w:rPr>
      </w:pPr>
      <w:bookmarkStart w:id="146" w:name="_Toc232095162"/>
      <w:bookmarkStart w:id="147" w:name="_Toc232147104"/>
      <w:r>
        <w:rPr>
          <w:color w:val="auto"/>
        </w:rPr>
        <w:lastRenderedPageBreak/>
        <w:t>8. Public commitments — verificabilidad sin correlación</w:t>
      </w:r>
      <w:bookmarkEnd w:id="146"/>
      <w:bookmarkEnd w:id="147"/>
    </w:p>
    <w:p w14:paraId="07ED7254" w14:textId="77777777" w:rsidR="00D24A66" w:rsidRDefault="00D24A66" w:rsidP="00D24A66">
      <w:pPr>
        <w:spacing w:after="160" w:line="320" w:lineRule="auto"/>
        <w:jc w:val="both"/>
      </w:pPr>
      <w:r>
        <w:t>Los public commitments son uno de los conceptos técnicos más importantes de Voice Protest desde el punto de vista de la privacidad y la transparencia simultáneas. Resuelven un dilema que parecía fundamental: cómo permitir que cualquier persona verifique la integridad del informe sin publicar datos que puedan comprometer la privacidad de los participantes.</w:t>
      </w:r>
    </w:p>
    <w:p w14:paraId="3B47C021" w14:textId="77777777" w:rsidR="00D24A66" w:rsidRPr="00482301" w:rsidRDefault="00D24A66" w:rsidP="00D24A66">
      <w:pPr>
        <w:pStyle w:val="Ttulo2"/>
        <w:rPr>
          <w:color w:val="auto"/>
        </w:rPr>
      </w:pPr>
      <w:bookmarkStart w:id="148" w:name="_Toc232095163"/>
      <w:bookmarkStart w:id="149" w:name="_Toc232096210"/>
      <w:bookmarkStart w:id="150" w:name="_Toc232147105"/>
      <w:r>
        <w:rPr>
          <w:color w:val="auto"/>
        </w:rPr>
        <w:t>8.1 El dilema de la verificabilidad</w:t>
      </w:r>
      <w:bookmarkEnd w:id="148"/>
      <w:bookmarkEnd w:id="149"/>
      <w:bookmarkEnd w:id="150"/>
    </w:p>
    <w:p w14:paraId="4AA293FF" w14:textId="77777777" w:rsidR="00D24A66" w:rsidRDefault="00D24A66" w:rsidP="00D24A66">
      <w:pPr>
        <w:spacing w:after="160" w:line="320" w:lineRule="auto"/>
        <w:jc w:val="both"/>
      </w:pPr>
      <w:r>
        <w:t>El hash de integridad del informe se calcula a partir de los datos de todas las adhesiones. Para que cualquier persona pueda verificarlo de forma independiente, necesita acceso a esos datos. Pero publicar los nullifiers — los identificadores internos de cada adhesión — crearía un riesgo de privacidad: aunque no revelan directamente el número de teléfono, son identificadores estables que podrían ser utilizados para correlacionar la participación de un individuo en múltiples convocatorias si se compararan.</w:t>
      </w:r>
    </w:p>
    <w:p w14:paraId="5A146797" w14:textId="77777777" w:rsidR="00D24A66" w:rsidRDefault="00D24A66" w:rsidP="00D24A66">
      <w:pPr>
        <w:spacing w:after="160" w:line="320" w:lineRule="auto"/>
        <w:jc w:val="both"/>
      </w:pPr>
      <w:r>
        <w:t>Los public commitments resuelven este dilema con una propiedad matemática elegante.</w:t>
      </w:r>
    </w:p>
    <w:p w14:paraId="5BD6F068" w14:textId="77777777" w:rsidR="00D24A66" w:rsidRPr="00482301" w:rsidRDefault="00D24A66" w:rsidP="00D24A66">
      <w:pPr>
        <w:pStyle w:val="Ttulo2"/>
        <w:rPr>
          <w:color w:val="auto"/>
        </w:rPr>
      </w:pPr>
      <w:bookmarkStart w:id="151" w:name="_Toc232095164"/>
      <w:bookmarkStart w:id="152" w:name="_Toc232096211"/>
      <w:bookmarkStart w:id="153" w:name="_Toc232147106"/>
      <w:r>
        <w:rPr>
          <w:color w:val="auto"/>
        </w:rPr>
        <w:t>8.2 Definición y propiedades</w:t>
      </w:r>
      <w:bookmarkEnd w:id="151"/>
      <w:bookmarkEnd w:id="152"/>
      <w:bookmarkEnd w:id="153"/>
    </w:p>
    <w:p w14:paraId="5FD1BCD7" w14:textId="77777777" w:rsidR="00D24A66" w:rsidRDefault="00D24A66" w:rsidP="00D24A66">
      <w:pPr>
        <w:spacing w:after="160" w:line="320" w:lineRule="auto"/>
        <w:jc w:val="both"/>
      </w:pPr>
      <w:r>
        <w:t>Un public commitment se calcula como:</w:t>
      </w:r>
    </w:p>
    <w:p w14:paraId="0C467600" w14:textId="77777777" w:rsidR="00D24A66" w:rsidRPr="0029125E"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rPr>
          <w:lang w:val="en-GB"/>
        </w:rPr>
      </w:pPr>
      <w:r>
        <w:rPr>
          <w:b/>
          <w:bCs/>
          <w:sz w:val="20"/>
          <w:szCs w:val="20"/>
          <w:lang w:val="en-GB"/>
        </w:rPr>
        <w:t xml:space="preserve">Fórmula:  </w:t>
      </w:r>
      <w:r>
        <w:rPr>
          <w:color w:val="333333"/>
          <w:sz w:val="20"/>
          <w:szCs w:val="20"/>
          <w:lang w:val="en-GB"/>
        </w:rPr>
        <w:t>Public commitment = SHA256(protest_id + nullifier)</w:t>
      </w:r>
    </w:p>
    <w:p w14:paraId="06299513" w14:textId="77777777" w:rsidR="00D24A66" w:rsidRDefault="00D24A66" w:rsidP="00D24A66">
      <w:pPr>
        <w:spacing w:after="160" w:line="320" w:lineRule="auto"/>
        <w:jc w:val="both"/>
      </w:pPr>
      <w:r>
        <w:t>Esta fórmula tiene tres propiedades cruciales:</w:t>
      </w:r>
    </w:p>
    <w:p w14:paraId="0448C0CA" w14:textId="77777777" w:rsidR="00D24A66" w:rsidRDefault="00D24A66" w:rsidP="00D24A66">
      <w:pPr>
        <w:pStyle w:val="Prrafodelista"/>
        <w:numPr>
          <w:ilvl w:val="0"/>
          <w:numId w:val="5"/>
        </w:numPr>
        <w:spacing w:before="80" w:after="80"/>
      </w:pPr>
      <w:r>
        <w:t>Unicidad por adhesión: cada adhesión genera un public commitment diferente.</w:t>
      </w:r>
    </w:p>
    <w:p w14:paraId="7618B269" w14:textId="77777777" w:rsidR="00D24A66" w:rsidRDefault="00D24A66" w:rsidP="00D24A66">
      <w:pPr>
        <w:pStyle w:val="Prrafodelista"/>
        <w:numPr>
          <w:ilvl w:val="0"/>
          <w:numId w:val="5"/>
        </w:numPr>
        <w:spacing w:before="80" w:after="80"/>
      </w:pPr>
      <w:r>
        <w:t xml:space="preserve">No correlación entre convocatorias: el mismo participante genera public commitments completamente diferentes en convocatorias diferentes, porque el protest_id diferente produce un resultado completamente diferente. No es posible rastrear a un participante entre convocatorias comparando sus public commitments </w:t>
      </w:r>
      <w:ins w:id="9017" w:author="Auditor" w:date="2026-06-14T00:00:00Z">
        <w:r>
          <w:t xml:space="preserve">a partir de los datos públicos publicados por Voice Protest</w:t>
        </w:r>
      </w:ins>
      <w:r>
        <w:t>.</w:t>
      </w:r>
    </w:p>
    <w:p w14:paraId="2C816CB8" w14:textId="77777777" w:rsidR="00D24A66" w:rsidRDefault="00D24A66" w:rsidP="00D24A66">
      <w:pPr>
        <w:pStyle w:val="Prrafodelista"/>
        <w:numPr>
          <w:ilvl w:val="0"/>
          <w:numId w:val="5"/>
        </w:numPr>
        <w:spacing w:before="80" w:after="80"/>
      </w:pPr>
      <w:r>
        <w:t>Publicable sin riesgo: los public commitments no contienen información que permita reconstruir el número de teléfono, el nullifier interno, ni ningún dato identificador. Pueden publicarse en el endpoint público de integridad sin comprometer la privacidad de los participantes.</w:t>
      </w:r>
    </w:p>
    <w:p w14:paraId="7C348B02" w14:textId="77777777" w:rsidR="00D24A66" w:rsidRPr="00482301" w:rsidRDefault="00D24A66" w:rsidP="00D24A66">
      <w:pPr>
        <w:pStyle w:val="Ttulo2"/>
        <w:rPr>
          <w:color w:val="auto"/>
        </w:rPr>
      </w:pPr>
      <w:bookmarkStart w:id="154" w:name="_Toc232095165"/>
      <w:bookmarkStart w:id="155" w:name="_Toc232096212"/>
      <w:bookmarkStart w:id="156" w:name="_Toc232147107"/>
      <w:r>
        <w:rPr>
          <w:color w:val="auto"/>
        </w:rPr>
        <w:t>8.3 Uso en la verificación de integridad</w:t>
      </w:r>
      <w:bookmarkEnd w:id="154"/>
      <w:bookmarkEnd w:id="155"/>
      <w:bookmarkEnd w:id="156"/>
    </w:p>
    <w:p w14:paraId="06C5C677" w14:textId="77777777" w:rsidR="00D24A66" w:rsidRDefault="00D24A66" w:rsidP="00D24A66">
      <w:pPr>
        <w:spacing w:after="160" w:line="320" w:lineRule="auto"/>
        <w:jc w:val="both"/>
      </w:pPr>
      <w:r>
        <w:t>Cuando una convocatoria se cierra, el sistema genera el public commitment de cada adhesión y los incluye en el cálculo del hash de integridad. Los public commitments ordenados alfabéticamente se concatenan y se incorporan al input del SHA-256 que produce el hash final.</w:t>
      </w:r>
    </w:p>
    <w:p w14:paraId="6C5B64B9" w14:textId="77777777" w:rsidR="00D24A66" w:rsidRDefault="00D24A66" w:rsidP="00D24A66">
      <w:pPr>
        <w:spacing w:after="160" w:line="320" w:lineRule="auto"/>
        <w:jc w:val="both"/>
      </w:pPr>
      <w:r>
        <w:t>Para verificar el hash de forma independiente, cualquier persona puede:</w:t>
      </w:r>
    </w:p>
    <w:p w14:paraId="0933EE78" w14:textId="77777777" w:rsidR="00D24A66" w:rsidRDefault="00D24A66" w:rsidP="00D24A66">
      <w:pPr>
        <w:pStyle w:val="Prrafodelista"/>
        <w:numPr>
          <w:ilvl w:val="0"/>
          <w:numId w:val="6"/>
        </w:numPr>
        <w:spacing w:before="80" w:after="80"/>
      </w:pPr>
      <w:r>
        <w:lastRenderedPageBreak/>
        <w:t>Descargar la lista de public commitments del endpoint público /api/public/protests/:id/integrity-data.</w:t>
      </w:r>
    </w:p>
    <w:p w14:paraId="28501C61" w14:textId="77777777" w:rsidR="00D24A66" w:rsidRDefault="00D24A66" w:rsidP="00D24A66">
      <w:pPr>
        <w:pStyle w:val="Prrafodelista"/>
        <w:numPr>
          <w:ilvl w:val="0"/>
          <w:numId w:val="6"/>
        </w:numPr>
        <w:spacing w:before="80" w:after="80"/>
      </w:pPr>
      <w:r>
        <w:t>Ordenarlos alfabéticamente.</w:t>
      </w:r>
    </w:p>
    <w:p w14:paraId="245D8437" w14:textId="77777777" w:rsidR="00D24A66" w:rsidRPr="0029125E" w:rsidRDefault="00D24A66" w:rsidP="00D24A66">
      <w:pPr>
        <w:pStyle w:val="Prrafodelista"/>
        <w:numPr>
          <w:ilvl w:val="0"/>
          <w:numId w:val="6"/>
        </w:numPr>
        <w:spacing w:before="80" w:after="80"/>
        <w:rPr>
          <w:lang w:val="en-GB"/>
        </w:rPr>
      </w:pPr>
      <w:r>
        <w:rPr>
          <w:lang w:val="en-GB"/>
        </w:rPr>
        <w:t>Construir el input canónico: protest_id|title|demands|scope|country|count|cities_count|reliability|cities|first_adhesion|last_adhesion|sorted_commitments.</w:t>
      </w:r>
    </w:p>
    <w:p w14:paraId="32A5F6B1" w14:textId="77777777" w:rsidR="00D24A66" w:rsidRDefault="00D24A66" w:rsidP="00D24A66">
      <w:pPr>
        <w:pStyle w:val="Prrafodelista"/>
        <w:numPr>
          <w:ilvl w:val="0"/>
          <w:numId w:val="6"/>
        </w:numPr>
        <w:spacing w:before="80" w:after="80"/>
      </w:pPr>
      <w:r>
        <w:t>Calcular SHA256 del input.</w:t>
      </w:r>
    </w:p>
    <w:p w14:paraId="23F5AD6F" w14:textId="77777777" w:rsidR="00D24A66" w:rsidRDefault="00D24A66" w:rsidP="00D24A66">
      <w:pPr>
        <w:pStyle w:val="Prrafodelista"/>
        <w:numPr>
          <w:ilvl w:val="0"/>
          <w:numId w:val="6"/>
        </w:numPr>
        <w:spacing w:before="80" w:after="80"/>
      </w:pPr>
      <w:r>
        <w:t>Comparar con el hash publicado en el informe.</w:t>
      </w:r>
    </w:p>
    <w:p w14:paraId="230B3997" w14:textId="77777777" w:rsidR="00D24A66" w:rsidRDefault="00D24A66" w:rsidP="00D24A66">
      <w:pPr>
        <w:spacing w:after="160" w:line="320" w:lineRule="auto"/>
        <w:jc w:val="both"/>
      </w:pPr>
      <w:r>
        <w:t>Si coinciden, significa que los datos del informe no han sido modificados desde el cierre. Si no coinciden, significa que algo ha cambiado — lo que podría indicar manipulación o un error técnico que requiere investigación.</w:t>
      </w:r>
    </w:p>
    <w:p w14:paraId="00AD2D87" w14:textId="77777777" w:rsidR="00D24A66" w:rsidRDefault="00D24A66" w:rsidP="00D24A66">
      <w:r>
        <w:br w:type="page"/>
      </w:r>
    </w:p>
    <w:p w14:paraId="0EB83517" w14:textId="77777777" w:rsidR="00D24A66" w:rsidRPr="00482301" w:rsidRDefault="00D24A66" w:rsidP="00D24A66">
      <w:pPr>
        <w:pStyle w:val="Ttulo1"/>
        <w:pBdr>
          <w:bottom w:val="single" w:sz="4" w:space="6" w:color="2E6DA4"/>
        </w:pBdr>
        <w:rPr>
          <w:color w:val="auto"/>
        </w:rPr>
      </w:pPr>
      <w:bookmarkStart w:id="157" w:name="_Toc232095166"/>
      <w:bookmarkStart w:id="158" w:name="_Toc232147108"/>
      <w:r>
        <w:rPr>
          <w:color w:val="auto"/>
        </w:rPr>
        <w:lastRenderedPageBreak/>
        <w:t>9. Retención y eliminación de datos</w:t>
      </w:r>
      <w:bookmarkEnd w:id="157"/>
      <w:bookmarkEnd w:id="158"/>
    </w:p>
    <w:p w14:paraId="4BD96ACE" w14:textId="77777777" w:rsidR="00D24A66" w:rsidRDefault="00D24A66" w:rsidP="00D24A66">
      <w:pPr>
        <w:spacing w:after="160" w:line="320" w:lineRule="auto"/>
        <w:jc w:val="both"/>
      </w:pPr>
      <w:r>
        <w:t>La política de retención de datos de Voice Protest está diseñada para equilibrar tres objetivos: la permanencia del registro histórico de las protestas, la minimización del riesgo para los participantes que se deriva de mantener datos innecesariamente, y el cumplimiento del principio de limitación del plazo de conservación del RGPD europeo.</w:t>
      </w:r>
    </w:p>
    <w:p w14:paraId="6EE32FB2" w14:textId="77777777" w:rsidR="00D24A66" w:rsidRPr="00482301" w:rsidRDefault="00D24A66" w:rsidP="00D24A66">
      <w:pPr>
        <w:pStyle w:val="Ttulo2"/>
        <w:rPr>
          <w:color w:val="auto"/>
        </w:rPr>
      </w:pPr>
      <w:bookmarkStart w:id="159" w:name="_Toc232095167"/>
      <w:bookmarkStart w:id="160" w:name="_Toc232096214"/>
      <w:bookmarkStart w:id="161" w:name="_Toc232147109"/>
      <w:r>
        <w:rPr>
          <w:color w:val="auto"/>
        </w:rPr>
        <w:t>9.1 Datos que se conservan indefinidamente</w:t>
      </w:r>
      <w:bookmarkEnd w:id="159"/>
      <w:bookmarkEnd w:id="160"/>
      <w:bookmarkEnd w:id="161"/>
    </w:p>
    <w:p w14:paraId="1CA9B381" w14:textId="77777777" w:rsidR="00D24A66" w:rsidRDefault="00D24A66" w:rsidP="00D24A66">
      <w:pPr>
        <w:spacing w:after="160" w:line="320" w:lineRule="auto"/>
        <w:jc w:val="both"/>
      </w:pPr>
      <w:r>
        <w:t>Los siguientes datos se conservan indefinidamente porque son necesarios para la transparencia y la verificabilidad pública:</w:t>
      </w:r>
    </w:p>
    <w:p w14:paraId="35582ECF" w14:textId="77777777" w:rsidR="00D24A66" w:rsidRDefault="00D24A66" w:rsidP="00D24A66">
      <w:pPr>
        <w:pStyle w:val="Prrafodelista"/>
        <w:numPr>
          <w:ilvl w:val="0"/>
          <w:numId w:val="5"/>
        </w:numPr>
        <w:spacing w:before="80" w:after="80"/>
      </w:pPr>
      <w:r>
        <w:t>El informe agregado de cada convocatoria: número de adhesiones, distribución geográfica, distribución por nivel de confianza. Estos datos no contienen información personal.</w:t>
      </w:r>
    </w:p>
    <w:p w14:paraId="130897F7" w14:textId="77777777" w:rsidR="00D24A66" w:rsidRDefault="00D24A66" w:rsidP="00D24A66">
      <w:pPr>
        <w:pStyle w:val="Prrafodelista"/>
        <w:numPr>
          <w:ilvl w:val="0"/>
          <w:numId w:val="5"/>
        </w:numPr>
        <w:spacing w:before="80" w:after="80"/>
      </w:pPr>
      <w:r>
        <w:t>El hash de integridad de cada convocatoria cerrada: necesario para la verificabilidad permanente.</w:t>
      </w:r>
    </w:p>
    <w:p w14:paraId="4BBA8D43" w14:textId="77777777" w:rsidR="00D24A66" w:rsidRDefault="00D24A66" w:rsidP="00D24A66">
      <w:pPr>
        <w:pStyle w:val="Prrafodelista"/>
        <w:numPr>
          <w:ilvl w:val="0"/>
          <w:numId w:val="5"/>
        </w:numPr>
        <w:spacing w:before="80" w:after="80"/>
      </w:pPr>
      <w:r>
        <w:t>El registro de integridad (tabla integrity_records): contiene los public commitments y los datos agregados necesarios para recalcular el hash. No contiene información personal.</w:t>
      </w:r>
    </w:p>
    <w:p w14:paraId="4ECA1576" w14:textId="77777777" w:rsidR="00D24A66" w:rsidRDefault="00D24A66" w:rsidP="00D24A66">
      <w:pPr>
        <w:pStyle w:val="Prrafodelista"/>
        <w:numPr>
          <w:ilvl w:val="0"/>
          <w:numId w:val="5"/>
        </w:numPr>
        <w:spacing w:before="80" w:after="80"/>
      </w:pPr>
      <w:r>
        <w:t>Los metadatos de la convocatoria: título, demandas, institución destinataria, fuente documental, fechas. Introducidos por el convocante y necesarios para el registro histórico.</w:t>
      </w:r>
    </w:p>
    <w:p w14:paraId="39A62CB4" w14:textId="77777777" w:rsidR="00D24A66" w:rsidRPr="00482301" w:rsidRDefault="00D24A66" w:rsidP="00D24A66">
      <w:pPr>
        <w:pStyle w:val="Ttulo2"/>
        <w:rPr>
          <w:color w:val="auto"/>
        </w:rPr>
      </w:pPr>
      <w:bookmarkStart w:id="162" w:name="_Toc232095168"/>
      <w:bookmarkStart w:id="163" w:name="_Toc232096215"/>
      <w:bookmarkStart w:id="164" w:name="_Toc232147110"/>
      <w:r>
        <w:rPr>
          <w:color w:val="auto"/>
        </w:rPr>
        <w:t>9.2 Datos que se eliminan a los 90 días</w:t>
      </w:r>
      <w:bookmarkEnd w:id="162"/>
      <w:bookmarkEnd w:id="163"/>
      <w:bookmarkEnd w:id="164"/>
    </w:p>
    <w:p w14:paraId="370DD141" w14:textId="77777777" w:rsidR="00D24A66" w:rsidRDefault="00D24A66" w:rsidP="00D24A66">
      <w:pPr>
        <w:spacing w:after="160" w:line="320" w:lineRule="auto"/>
        <w:jc w:val="both"/>
      </w:pPr>
      <w:r>
        <w:t>Las adhesiones individuales se eliminan lógicamente 90 días después del cierre de la convocatoria. Esto incluye:</w:t>
      </w:r>
    </w:p>
    <w:p w14:paraId="2821789E" w14:textId="77777777" w:rsidR="00D24A66" w:rsidRDefault="00D24A66" w:rsidP="00D24A66">
      <w:pPr>
        <w:pStyle w:val="Prrafodelista"/>
        <w:numPr>
          <w:ilvl w:val="0"/>
          <w:numId w:val="5"/>
        </w:numPr>
        <w:spacing w:before="80" w:after="80"/>
      </w:pPr>
      <w:r>
        <w:t>El hash HMAC-SHA256 del número de teléfono (phone_hash).</w:t>
      </w:r>
    </w:p>
    <w:p w14:paraId="271CFC3F" w14:textId="77777777" w:rsidR="00D24A66" w:rsidRDefault="00D24A66" w:rsidP="00D24A66">
      <w:pPr>
        <w:pStyle w:val="Prrafodelista"/>
        <w:numPr>
          <w:ilvl w:val="0"/>
          <w:numId w:val="5"/>
        </w:numPr>
        <w:spacing w:before="80" w:after="80"/>
      </w:pPr>
      <w:r>
        <w:t>El nullifier.</w:t>
      </w:r>
    </w:p>
    <w:p w14:paraId="1E05D53B" w14:textId="77777777" w:rsidR="00D24A66" w:rsidRDefault="00D24A66" w:rsidP="00D24A66">
      <w:pPr>
        <w:pStyle w:val="Prrafodelista"/>
        <w:numPr>
          <w:ilvl w:val="0"/>
          <w:numId w:val="5"/>
        </w:numPr>
        <w:spacing w:before="80" w:after="80"/>
      </w:pPr>
      <w:r>
        <w:t>El public commitment individual.</w:t>
      </w:r>
    </w:p>
    <w:p w14:paraId="60D1F1D4" w14:textId="77777777" w:rsidR="00D24A66" w:rsidRDefault="00D24A66" w:rsidP="00D24A66">
      <w:pPr>
        <w:pStyle w:val="Prrafodelista"/>
        <w:numPr>
          <w:ilvl w:val="0"/>
          <w:numId w:val="5"/>
        </w:numPr>
        <w:spacing w:before="80" w:after="80"/>
      </w:pPr>
      <w:r>
        <w:t>El identificador de dispositivo.</w:t>
      </w:r>
    </w:p>
    <w:p w14:paraId="71373119" w14:textId="77777777" w:rsidR="00D24A66" w:rsidRDefault="00D24A66" w:rsidP="00D24A66">
      <w:pPr>
        <w:pStyle w:val="Prrafodelista"/>
        <w:numPr>
          <w:ilvl w:val="0"/>
          <w:numId w:val="5"/>
        </w:numPr>
        <w:spacing w:before="80" w:after="80"/>
      </w:pPr>
      <w:r>
        <w:t>La ciudad, región y país de la adhesión individual.</w:t>
      </w:r>
    </w:p>
    <w:p w14:paraId="6D63792D" w14:textId="77777777" w:rsidR="00D24A66" w:rsidRDefault="00D24A66" w:rsidP="00D24A66">
      <w:pPr>
        <w:pStyle w:val="Prrafodelista"/>
        <w:numPr>
          <w:ilvl w:val="0"/>
          <w:numId w:val="5"/>
        </w:numPr>
        <w:spacing w:before="80" w:after="80"/>
      </w:pPr>
      <w:r>
        <w:t>El nivel de confianza individual.</w:t>
      </w:r>
    </w:p>
    <w:p w14:paraId="1C2C9F2C" w14:textId="77777777" w:rsidR="00D24A66" w:rsidRDefault="00D24A66" w:rsidP="00D24A66">
      <w:pPr>
        <w:pStyle w:val="Prrafodelista"/>
        <w:numPr>
          <w:ilvl w:val="0"/>
          <w:numId w:val="5"/>
        </w:numPr>
        <w:spacing w:before="80" w:after="80"/>
      </w:pPr>
      <w:r>
        <w:t>El indicador GPS booleano.</w:t>
      </w:r>
    </w:p>
    <w:p w14:paraId="76E31D25" w14:textId="77777777" w:rsidR="00D24A66" w:rsidRDefault="00D24A66" w:rsidP="00D24A66">
      <w:pPr>
        <w:pStyle w:val="Prrafodelista"/>
        <w:numPr>
          <w:ilvl w:val="0"/>
          <w:numId w:val="5"/>
        </w:numPr>
        <w:spacing w:before="80" w:after="80"/>
      </w:pPr>
      <w:r>
        <w:t>El timestamp de la adhesión.</w:t>
      </w:r>
    </w:p>
    <w:p w14:paraId="01E1FD32" w14:textId="77777777" w:rsidR="00D24A66" w:rsidRDefault="00D24A66" w:rsidP="00D24A66">
      <w:pPr>
        <w:spacing w:after="160" w:line="320" w:lineRule="auto"/>
        <w:jc w:val="both"/>
      </w:pPr>
      <w:r>
        <w:t>La eliminación lógica significa que los registros son marcados con un campo deleted_at y excluidos de todas las consultas y procesos, pero no son destruidos físicamente de inmediato. La destrucción física puede programarse en una fase posterior.</w:t>
      </w:r>
    </w:p>
    <w:p w14:paraId="55BB183E" w14:textId="77777777" w:rsidR="00D24A66" w:rsidRPr="00482301" w:rsidRDefault="00D24A66" w:rsidP="00D24A66">
      <w:pPr>
        <w:pStyle w:val="Ttulo2"/>
        <w:rPr>
          <w:color w:val="auto"/>
        </w:rPr>
      </w:pPr>
      <w:bookmarkStart w:id="165" w:name="_Toc232095169"/>
      <w:bookmarkStart w:id="166" w:name="_Toc232096216"/>
      <w:bookmarkStart w:id="167" w:name="_Toc232147111"/>
      <w:r>
        <w:rPr>
          <w:color w:val="auto"/>
        </w:rPr>
        <w:t>9.3 Datos de protección contra abuso</w:t>
      </w:r>
      <w:bookmarkEnd w:id="165"/>
      <w:bookmarkEnd w:id="166"/>
      <w:bookmarkEnd w:id="167"/>
    </w:p>
    <w:p w14:paraId="059DDB65" w14:textId="77777777" w:rsidR="00D24A66" w:rsidRDefault="00D24A66" w:rsidP="00D24A66">
      <w:pPr>
        <w:spacing w:after="160" w:line="320" w:lineRule="auto"/>
        <w:jc w:val="both"/>
      </w:pPr>
      <w:r>
        <w:t xml:space="preserve">Los registros de la tabla otp_requests — que contienen hashes de teléfono, hashes de IP e identificadores de dispositivo usados para la limitación de tasa OTP — se eliminan automáticamente después de 7 días mediante un proceso programado. Este período es </w:t>
        <w:lastRenderedPageBreak/>
        <w:t>suficiente para detectar patrones de abuso y aplicar las medidas correctivas necesarias, sin mantener datos más tiempo del necesario.</w:t>
      </w:r>
    </w:p>
    <w:p w14:paraId="13F66625" w14:textId="77777777" w:rsidR="00D24A66" w:rsidRPr="00482301" w:rsidRDefault="00D24A66" w:rsidP="00D24A66">
      <w:pPr>
        <w:pStyle w:val="Ttulo2"/>
        <w:rPr>
          <w:color w:val="auto"/>
        </w:rPr>
      </w:pPr>
      <w:bookmarkStart w:id="168" w:name="_Toc232095170"/>
      <w:bookmarkStart w:id="169" w:name="_Toc232096217"/>
      <w:bookmarkStart w:id="170" w:name="_Toc232147112"/>
      <w:r>
        <w:rPr>
          <w:color w:val="auto"/>
        </w:rPr>
        <w:t>9.4 Notificaciones push</w:t>
      </w:r>
      <w:bookmarkEnd w:id="168"/>
      <w:bookmarkEnd w:id="169"/>
      <w:bookmarkEnd w:id="170"/>
    </w:p>
    <w:p w14:paraId="6EB9529C" w14:textId="77777777" w:rsidR="00D24A66" w:rsidRDefault="00D24A66" w:rsidP="00D24A66">
      <w:pPr>
        <w:spacing w:after="160" w:line="320" w:lineRule="auto"/>
        <w:jc w:val="both"/>
      </w:pPr>
      <w:r>
        <w:t>Las suscripciones de notificaciones push — que contienen el endpoint técnico del navegador del participante — se eliminan automáticamente cuando la convocatoria se cierra, o cuando el participante revoca el permiso de notificaciones, lo que ocurra primero. El idioma de la suscripción también se elimina en ese momento.</w:t>
      </w:r>
    </w:p>
    <w:p w14:paraId="56A31B37" w14:textId="77777777" w:rsidR="00D24A66" w:rsidRDefault="00D24A66" w:rsidP="00D24A66">
      <w:r>
        <w:br w:type="page"/>
      </w:r>
    </w:p>
    <w:p w14:paraId="4A57E03A" w14:textId="77777777" w:rsidR="00D24A66" w:rsidRPr="00482301" w:rsidRDefault="00D24A66" w:rsidP="00D24A66">
      <w:pPr>
        <w:pStyle w:val="Ttulo1"/>
        <w:pBdr>
          <w:bottom w:val="single" w:sz="4" w:space="6" w:color="2E6DA4"/>
        </w:pBdr>
        <w:rPr>
          <w:color w:val="auto"/>
        </w:rPr>
      </w:pPr>
      <w:bookmarkStart w:id="171" w:name="_Toc232095171"/>
      <w:bookmarkStart w:id="172" w:name="_Toc232147113"/>
      <w:r>
        <w:rPr>
          <w:color w:val="auto"/>
        </w:rPr>
        <w:lastRenderedPageBreak/>
        <w:t>10. Limitaciones reales del pseudonimato</w:t>
      </w:r>
      <w:bookmarkEnd w:id="171"/>
      <w:bookmarkEnd w:id="172"/>
    </w:p>
    <w:p w14:paraId="2841E358" w14:textId="77777777" w:rsidR="00D24A66" w:rsidRDefault="00D24A66" w:rsidP="00D24A66">
      <w:pPr>
        <w:spacing w:after="160" w:line="320" w:lineRule="auto"/>
        <w:jc w:val="both"/>
      </w:pPr>
      <w:r>
        <w:t>La honestidad intelectual exige describir con precisión los escenarios en los que el pseudonimato ofrecido por Voice Protest podría ser comprometido. Estos escenarios no invalidan la utilidad del sistema, pero los participantes tienen derecho a conocerlos para tomar decisiones informadas sobre su participación.</w:t>
      </w:r>
    </w:p>
    <w:p w14:paraId="02BB6B62" w14:textId="77777777" w:rsidR="00D24A66" w:rsidRPr="00482301" w:rsidRDefault="00D24A66" w:rsidP="00D24A66">
      <w:pPr>
        <w:pStyle w:val="Ttulo2"/>
        <w:rPr>
          <w:color w:val="auto"/>
        </w:rPr>
      </w:pPr>
      <w:bookmarkStart w:id="173" w:name="_Toc232095172"/>
      <w:bookmarkStart w:id="174" w:name="_Toc232096219"/>
      <w:bookmarkStart w:id="175" w:name="_Toc232147114"/>
      <w:r>
        <w:rPr>
          <w:color w:val="auto"/>
        </w:rPr>
        <w:t>10.1 Compromiso simultáneo del servidor y la base de datos</w:t>
      </w:r>
      <w:bookmarkEnd w:id="173"/>
      <w:bookmarkEnd w:id="174"/>
      <w:bookmarkEnd w:id="175"/>
    </w:p>
    <w:p w14:paraId="6B133BDB" w14:textId="77777777" w:rsidR="00D24A66" w:rsidRDefault="00D24A66" w:rsidP="00D24A66">
      <w:pPr>
        <w:spacing w:after="160" w:line="320" w:lineRule="auto"/>
        <w:jc w:val="both"/>
      </w:pPr>
      <w:r>
        <w:t>Si un atacante lograra acceso simultáneo al servidor de Railway (obteniendo las claves secretas PHONE_HASH_SECRET y NULLIFIER_SECRET) y a la base de datos de Supabase, podría en teoría construir rainbow tables para revertir los hashes. Este escenario requiere comprometer dos sistemas distintos con credenciales diferentes, lo que lo hace significativamente más difícil que comprometer cualquiera de los dos sistemas por separado.</w:t>
      </w:r>
    </w:p>
    <w:p w14:paraId="5BEC35AC" w14:textId="77777777" w:rsidR="00D24A66" w:rsidRPr="00482301" w:rsidRDefault="00D24A66" w:rsidP="00D24A66">
      <w:pPr>
        <w:pStyle w:val="Ttulo2"/>
        <w:rPr>
          <w:color w:val="auto"/>
        </w:rPr>
      </w:pPr>
      <w:bookmarkStart w:id="176" w:name="_Toc232095173"/>
      <w:bookmarkStart w:id="177" w:name="_Toc232096220"/>
      <w:bookmarkStart w:id="178" w:name="_Toc232147115"/>
      <w:r>
        <w:rPr>
          <w:color w:val="auto"/>
        </w:rPr>
        <w:t>10.2 Órdenes judiciales a proveedores</w:t>
      </w:r>
      <w:bookmarkEnd w:id="176"/>
      <w:bookmarkEnd w:id="177"/>
      <w:bookmarkEnd w:id="178"/>
    </w:p>
    <w:p w14:paraId="0FD3F4A8" w14:textId="77777777" w:rsidR="00D24A66" w:rsidRDefault="00D24A66" w:rsidP="00D24A66">
      <w:pPr>
        <w:spacing w:after="160" w:line="320" w:lineRule="auto"/>
        <w:jc w:val="both"/>
      </w:pPr>
      <w:r>
        <w:t>Bajo una orden judicial válida emitida por un tribunal con jurisdicción sobre los proveedores involucrados, podría obtenerse información sobre la participación de una persona específica. En concreto:</w:t>
      </w:r>
    </w:p>
    <w:p w14:paraId="515D9D75" w14:textId="77777777" w:rsidR="00D24A66" w:rsidRDefault="00D24A66" w:rsidP="00D24A66">
      <w:pPr>
        <w:pStyle w:val="Prrafodelista"/>
        <w:numPr>
          <w:ilvl w:val="0"/>
          <w:numId w:val="5"/>
        </w:numPr>
        <w:spacing w:before="80" w:after="80"/>
      </w:pPr>
      <w:r>
        <w:t>Una orden judicial a Twilio podría revelar qué números de teléfono recibieron SMS de verificación asociados a una convocatoria específica, con sus timestamps.</w:t>
      </w:r>
    </w:p>
    <w:p w14:paraId="0F6E75D6" w14:textId="77777777" w:rsidR="00D24A66" w:rsidRDefault="00D24A66" w:rsidP="00D24A66">
      <w:pPr>
        <w:pStyle w:val="Prrafodelista"/>
        <w:numPr>
          <w:ilvl w:val="0"/>
          <w:numId w:val="5"/>
        </w:numPr>
        <w:spacing w:before="80" w:after="80"/>
      </w:pPr>
      <w:r>
        <w:t>Una orden judicial a Railway podría revelar los logs del servidor, que podrían contener direcciones IP de conexión y timestamps de solicitudes.</w:t>
      </w:r>
    </w:p>
    <w:p w14:paraId="1BAB4E8A" w14:textId="77777777" w:rsidR="00D24A66" w:rsidRDefault="00D24A66" w:rsidP="00D24A66">
      <w:pPr>
        <w:pStyle w:val="Prrafodelista"/>
        <w:numPr>
          <w:ilvl w:val="0"/>
          <w:numId w:val="5"/>
        </w:numPr>
        <w:spacing w:before="80" w:after="80"/>
      </w:pPr>
      <w:r>
        <w:t>Una orden judicial a Supabase podría revelar los datos de la base de datos, incluyendo los hashes de teléfonos (que requieren las claves secretas para ser revertidos).</w:t>
      </w:r>
    </w:p>
    <w:p w14:paraId="15F0B5AA" w14:textId="77777777" w:rsidR="00D24A66" w:rsidRDefault="00D24A66" w:rsidP="00D24A66">
      <w:pPr>
        <w:spacing w:after="160" w:line="320" w:lineRule="auto"/>
        <w:jc w:val="both"/>
      </w:pPr>
      <w:r>
        <w:t>Voice Protest no puede impedir el cumplimiento de órdenes judiciales legítimas. Sí puede — y lo hace — minimizar los datos disponibles para que, incluso en caso de orden judicial, la información obtenible sea mínima y requiera recursos adicionales para ser útil.</w:t>
      </w:r>
    </w:p>
    <w:p w14:paraId="4E75F0B5" w14:textId="77777777" w:rsidR="00D24A66" w:rsidRPr="00482301" w:rsidRDefault="00D24A66" w:rsidP="00D24A66">
      <w:pPr>
        <w:pStyle w:val="Ttulo2"/>
        <w:rPr>
          <w:color w:val="auto"/>
        </w:rPr>
      </w:pPr>
      <w:bookmarkStart w:id="179" w:name="_Toc232095174"/>
      <w:bookmarkStart w:id="180" w:name="_Toc232096221"/>
      <w:bookmarkStart w:id="181" w:name="_Toc232147116"/>
      <w:r>
        <w:rPr>
          <w:color w:val="auto"/>
        </w:rPr>
        <w:t>10.3 Correlación con datos externos</w:t>
      </w:r>
      <w:bookmarkEnd w:id="179"/>
      <w:bookmarkEnd w:id="180"/>
      <w:bookmarkEnd w:id="181"/>
    </w:p>
    <w:p w14:paraId="1DA02134" w14:textId="77777777" w:rsidR="00D24A66" w:rsidRDefault="00D24A66" w:rsidP="00D24A66">
      <w:pPr>
        <w:spacing w:after="160" w:line="320" w:lineRule="auto"/>
        <w:jc w:val="both"/>
      </w:pPr>
      <w:r>
        <w:t>Si un participante realizó su adhesión desde una dirección IP conocida y pública — por ejemplo, la IP de su empresa, de su universidad, o de su hogar — y ese dato IP está disponible en logs externos, podría en teoría establecerse una correlación entre la IP y la participación. Voice Protest no almacena la IP original, pero los logs de los proveedores de infraestructura (Railway, Cloudflare) pueden contenerla.</w:t>
      </w:r>
    </w:p>
    <w:p w14:paraId="23268C61" w14:textId="77777777" w:rsidR="00D24A66" w:rsidRDefault="00D24A66" w:rsidP="00D24A66">
      <w:pPr>
        <w:spacing w:after="160" w:line="320" w:lineRule="auto"/>
        <w:jc w:val="both"/>
      </w:pPr>
      <w:r>
        <w:t>La mitigación más efectiva para este riesgo es que el participante use una conexión a internet diferente de sus redes habituales — por ejemplo, datos móviles en lugar de WiFi doméstico — o use una VPN que oculte su dirección IP real.</w:t>
      </w:r>
    </w:p>
    <w:p w14:paraId="18E41977" w14:textId="77777777" w:rsidR="00D24A66" w:rsidRPr="00482301" w:rsidRDefault="00D24A66" w:rsidP="00D24A66">
      <w:pPr>
        <w:pStyle w:val="Ttulo2"/>
        <w:rPr>
          <w:color w:val="auto"/>
        </w:rPr>
      </w:pPr>
      <w:bookmarkStart w:id="182" w:name="_Toc232095175"/>
      <w:bookmarkStart w:id="183" w:name="_Toc232096222"/>
      <w:bookmarkStart w:id="184" w:name="_Toc232147117"/>
      <w:r>
        <w:rPr>
          <w:color w:val="auto"/>
        </w:rPr>
        <w:t>10.4 Las notificaciones push como vector de identificación</w:t>
      </w:r>
      <w:bookmarkEnd w:id="182"/>
      <w:bookmarkEnd w:id="183"/>
      <w:bookmarkEnd w:id="184"/>
    </w:p>
    <w:p w14:paraId="01B1B4DD" w14:textId="77777777" w:rsidR="00D24A66" w:rsidRDefault="00D24A66" w:rsidP="00D24A66">
      <w:pPr>
        <w:spacing w:after="160" w:line="320" w:lineRule="auto"/>
        <w:jc w:val="both"/>
      </w:pPr>
      <w:r>
        <w:lastRenderedPageBreak/>
        <w:t>Si el participante activa las notificaciones push, el endpoint técnico de su navegador — asignado por Google (Chrome) o Mozilla (Firefox) — queda vinculado a la convocatoria en la base de datos. Aunque este endpoint no contiene directamente información de identidad, podría en teoría ser utilizado por Google o Mozilla para vincular el navegador con el usuario si mediara una orden judicial a esas empresas.</w:t>
      </w:r>
    </w:p>
    <w:p w14:paraId="19743277" w14:textId="77777777" w:rsidR="00D24A66" w:rsidRDefault="00D24A66" w:rsidP="00D24A66">
      <w:pPr>
        <w:spacing w:after="160" w:line="320" w:lineRule="auto"/>
        <w:jc w:val="both"/>
      </w:pPr>
      <w:r>
        <w:t>Por esta razón, Voice Protest advierte explícitamente de esta implicación antes de que el participante active las notificaciones, y las presenta como completamente opcionales.</w:t>
      </w:r>
    </w:p>
    <w:p w14:paraId="19C0D135" w14:textId="77777777" w:rsidR="00D24A66" w:rsidRDefault="00D24A66" w:rsidP="00D24A66">
      <w:r>
        <w:br w:type="page"/>
      </w:r>
    </w:p>
    <w:p w14:paraId="15269DCC" w14:textId="77777777" w:rsidR="00D24A66" w:rsidRPr="00482301" w:rsidRDefault="00D24A66" w:rsidP="00D24A66">
      <w:pPr>
        <w:pStyle w:val="Ttulo1"/>
        <w:pBdr>
          <w:bottom w:val="single" w:sz="4" w:space="6" w:color="2E6DA4"/>
        </w:pBdr>
        <w:rPr>
          <w:color w:val="auto"/>
        </w:rPr>
      </w:pPr>
      <w:bookmarkStart w:id="185" w:name="_Toc232095176"/>
      <w:bookmarkStart w:id="186" w:name="_Toc232147118"/>
      <w:r>
        <w:rPr>
          <w:color w:val="auto"/>
        </w:rPr>
        <w:lastRenderedPageBreak/>
        <w:t>11. Dependencia de terceros</w:t>
      </w:r>
      <w:bookmarkEnd w:id="185"/>
      <w:bookmarkEnd w:id="186"/>
    </w:p>
    <w:p w14:paraId="05804FCA" w14:textId="77777777" w:rsidR="00D24A66" w:rsidRDefault="00D24A66" w:rsidP="00D24A66">
      <w:pPr>
        <w:spacing w:after="160" w:line="320" w:lineRule="auto"/>
        <w:jc w:val="both"/>
      </w:pPr>
      <w:r>
        <w:t>Voice Protest opera sobre infraestructura de varios proveedores externos. Cada uno de ellos recibe ciertos datos necesarios para prestar su servicio. La siguiente tabla resume qué datos recibe cada proveedor, para qué propósito, y cuál es su jurisdicción legal relevante.</w:t>
      </w:r>
    </w:p>
    <w:p w14:paraId="2681A019"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00"/>
      </w:tblGrid>
      <w:tr w:rsidR="00D24A66" w14:paraId="35330C60" w14:textId="77777777" w:rsidTr="00375AEA">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E79CE6" w14:textId="77777777" w:rsidR="00D24A66" w:rsidRDefault="00D24A66" w:rsidP="00375AEA">
            <w:r>
              <w:rPr>
                <w:b/>
                <w:bCs/>
                <w:sz w:val="20"/>
                <w:szCs w:val="20"/>
              </w:rPr>
              <w:t>Proveedor</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7AF7C6" w14:textId="77777777" w:rsidR="00D24A66" w:rsidRDefault="00D24A66" w:rsidP="00375AEA">
            <w:r>
              <w:rPr>
                <w:b/>
                <w:bCs/>
                <w:sz w:val="20"/>
                <w:szCs w:val="20"/>
              </w:rPr>
              <w:t>Datos recibidos</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804710" w14:textId="77777777" w:rsidR="00D24A66" w:rsidRDefault="00D24A66" w:rsidP="00375AEA">
            <w:r>
              <w:rPr>
                <w:b/>
                <w:bCs/>
                <w:sz w:val="20"/>
                <w:szCs w:val="20"/>
              </w:rPr>
              <w:t>Propósito</w:t>
            </w:r>
          </w:p>
        </w:tc>
      </w:tr>
      <w:tr w:rsidR="00D24A66" w14:paraId="011CA288"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E975F" w14:textId="77777777" w:rsidR="00D24A66" w:rsidRDefault="00D24A66" w:rsidP="00375AEA">
            <w:r>
              <w:rPr>
                <w:sz w:val="20"/>
                <w:szCs w:val="20"/>
              </w:rPr>
              <w:t>Twilio (EE.UU.)</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1B87A" w14:textId="77777777" w:rsidR="00D24A66" w:rsidRDefault="00D24A66" w:rsidP="00375AEA">
            <w:r>
              <w:rPr>
                <w:sz w:val="20"/>
                <w:szCs w:val="20"/>
              </w:rPr>
              <w:t>Número de teléfono original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F1D88" w14:textId="77777777" w:rsidR="00D24A66" w:rsidRDefault="00D24A66" w:rsidP="00375AEA">
            <w:r>
              <w:rPr>
                <w:sz w:val="20"/>
                <w:szCs w:val="20"/>
              </w:rPr>
              <w:t>Envío del SMS de verificación OTP</w:t>
            </w:r>
          </w:p>
        </w:tc>
      </w:tr>
      <w:tr w:rsidR="00D24A66" w14:paraId="0623174D"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3F0C1" w14:textId="77777777" w:rsidR="00D24A66" w:rsidRDefault="00D24A66" w:rsidP="00375AEA">
            <w:r>
              <w:rPr>
                <w:sz w:val="20"/>
                <w:szCs w:val="20"/>
              </w:rPr>
              <w:t>Supabase (AWS Frankfurt, UE)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8028B" w14:textId="77777777" w:rsidR="00D24A66" w:rsidRDefault="00D24A66" w:rsidP="00375AEA">
            <w:r>
              <w:rPr>
                <w:sz w:val="20"/>
                <w:szCs w:val="20"/>
              </w:rPr>
              <w:t>Datos de la base de datos (hashes, no datos originales)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6590D" w14:textId="77777777" w:rsidR="00D24A66" w:rsidRDefault="00D24A66" w:rsidP="00375AEA">
            <w:r>
              <w:rPr>
                <w:sz w:val="20"/>
                <w:szCs w:val="20"/>
              </w:rPr>
              <w:t>Almacenamiento de datos de convocatorias y adhesiones</w:t>
            </w:r>
          </w:p>
        </w:tc>
      </w:tr>
      <w:tr w:rsidR="00D24A66" w14:paraId="337063C9"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194B5" w14:textId="77777777" w:rsidR="00D24A66" w:rsidRDefault="00D24A66" w:rsidP="00375AEA">
            <w:r>
              <w:rPr>
                <w:sz w:val="20"/>
                <w:szCs w:val="20"/>
              </w:rPr>
              <w:t>Railway (EE.UU.)</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28BEA" w14:textId="77777777" w:rsidR="00D24A66" w:rsidRDefault="00D24A66" w:rsidP="00375AEA">
            <w:r>
              <w:rPr>
                <w:sz w:val="20"/>
                <w:szCs w:val="20"/>
              </w:rPr>
              <w:t>Código de la aplicación, variables de entorno, logs del servidor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E77A3" w14:textId="77777777" w:rsidR="00D24A66" w:rsidRDefault="00D24A66" w:rsidP="00375AEA">
            <w:r>
              <w:rPr>
                <w:sz w:val="20"/>
                <w:szCs w:val="20"/>
              </w:rPr>
              <w:t>Ejecución del servidor backend</w:t>
            </w:r>
          </w:p>
        </w:tc>
      </w:tr>
      <w:tr w:rsidR="00D24A66" w14:paraId="06711CEE"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0D901" w14:textId="77777777" w:rsidR="00D24A66" w:rsidRDefault="00D24A66" w:rsidP="00375AEA">
            <w:r>
              <w:rPr>
                <w:sz w:val="20"/>
                <w:szCs w:val="20"/>
              </w:rPr>
              <w:t>OpenStreetMap Nominatim (Reino Unido, OSMF)</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1E40B" w14:textId="77777777" w:rsidR="00D24A66" w:rsidRDefault="00D24A66" w:rsidP="00375AEA">
            <w:r>
              <w:rPr>
                <w:sz w:val="20"/>
                <w:szCs w:val="20"/>
              </w:rPr>
              <w:t>Coordenadas GPS (a través del servidor, no directamente del usuario)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62407" w14:textId="77777777" w:rsidR="00D24A66" w:rsidRDefault="00D24A66" w:rsidP="00375AEA">
            <w:r>
              <w:rPr>
                <w:sz w:val="20"/>
                <w:szCs w:val="20"/>
              </w:rPr>
              <w:t>Geocodificación inversa para obtener ciudad y región</w:t>
            </w:r>
          </w:p>
        </w:tc>
      </w:tr>
      <w:tr w:rsidR="00D24A66" w14:paraId="7431FBCF"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F77A8" w14:textId="77777777" w:rsidR="00D24A66" w:rsidRDefault="00D24A66" w:rsidP="00375AEA">
            <w:r>
              <w:rPr>
                <w:sz w:val="20"/>
                <w:szCs w:val="20"/>
              </w:rPr>
              <w:t>Google reCAPTCHA (EE.UU.)</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E2D6B" w14:textId="77777777" w:rsidR="00D24A66" w:rsidRDefault="00D24A66" w:rsidP="00375AEA">
            <w:r>
              <w:rPr>
                <w:sz w:val="20"/>
                <w:szCs w:val="20"/>
              </w:rPr>
              <w:t>Señales de comportamiento del navegador (sin datos personales explícitos)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11CFE" w14:textId="77777777" w:rsidR="00D24A66" w:rsidRDefault="00D24A66" w:rsidP="00375AEA">
            <w:r>
              <w:rPr>
                <w:sz w:val="20"/>
                <w:szCs w:val="20"/>
              </w:rPr>
              <w:t>Detección de bots y automatización</w:t>
            </w:r>
          </w:p>
        </w:tc>
      </w:tr>
      <w:tr w:rsidR="00D24A66" w14:paraId="05FD26C0"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6359A" w14:textId="77777777" w:rsidR="00D24A66" w:rsidRPr="0029125E" w:rsidRDefault="00D24A66" w:rsidP="00375AEA">
            <w:pPr>
              <w:rPr>
                <w:lang w:val="en-GB"/>
              </w:rPr>
            </w:pPr>
            <w:r>
              <w:rPr>
                <w:sz w:val="20"/>
                <w:szCs w:val="20"/>
                <w:lang w:val="en-GB"/>
              </w:rPr>
              <w:t>Firebase Cloud Messaging / Mozilla Push (EE.UU.)</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32318" w14:textId="77777777" w:rsidR="00D24A66" w:rsidRDefault="00D24A66" w:rsidP="00375AEA">
            <w:r>
              <w:rPr>
                <w:sz w:val="20"/>
                <w:szCs w:val="20"/>
              </w:rPr>
              <w:t>Endpoint técnico del navegador (si notificaciones activadas)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63ADE" w14:textId="77777777" w:rsidR="00D24A66" w:rsidRDefault="00D24A66" w:rsidP="00375AEA">
            <w:r>
              <w:rPr>
                <w:sz w:val="20"/>
                <w:szCs w:val="20"/>
              </w:rPr>
              <w:t>Entrega de notificaciones push</w:t>
            </w:r>
          </w:p>
        </w:tc>
      </w:tr>
      <w:tr w:rsidR="00D24A66" w14:paraId="0AFDD1C8"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44DE5" w14:textId="77777777" w:rsidR="00D24A66" w:rsidRDefault="00D24A66" w:rsidP="00375AEA">
            <w:r>
              <w:rPr>
                <w:sz w:val="20"/>
                <w:szCs w:val="20"/>
              </w:rPr>
              <w:t>Resend (EE.UU.)</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D223C" w14:textId="77777777" w:rsidR="00D24A66" w:rsidRDefault="00D24A66" w:rsidP="00375AEA">
            <w:r>
              <w:rPr>
                <w:sz w:val="20"/>
                <w:szCs w:val="20"/>
              </w:rPr>
              <w:t>Dirección de correo electrónico institucional (convocatorias institucionales)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71BAE" w14:textId="77777777" w:rsidR="00D24A66" w:rsidRDefault="00D24A66" w:rsidP="00375AEA">
            <w:r>
              <w:rPr>
                <w:sz w:val="20"/>
                <w:szCs w:val="20"/>
              </w:rPr>
              <w:t>Envío de código OTP por correo electrónico</w:t>
            </w:r>
          </w:p>
        </w:tc>
      </w:tr>
    </w:tbl>
    <w:p w14:paraId="4665AAE4" w14:textId="77777777" w:rsidR="00D24A66" w:rsidRDefault="00D24A66" w:rsidP="00D24A66">
      <w:pPr>
        <w:spacing w:after="120"/>
      </w:pPr>
    </w:p>
    <w:p w14:paraId="4559C060" w14:textId="77777777" w:rsidR="00D24A66" w:rsidRDefault="00D24A66" w:rsidP="00D24A66">
      <w:pPr>
        <w:spacing w:after="160" w:line="320" w:lineRule="auto"/>
        <w:jc w:val="both"/>
      </w:pPr>
      <w:r>
        <w:t>Todos estos proveedores están sujetos a sus propias políticas de privacidad y a las leyes de los países en los que operan. Voice Protest no puede controlar cómo estos proveedores gestionan los datos que reciben, más allá de los acuerdos contractuales y las leyes aplicables.</w:t>
      </w:r>
    </w:p>
    <w:p w14:paraId="1F35EAA9" w14:textId="77777777" w:rsidR="00D24A66" w:rsidRDefault="00D24A66" w:rsidP="00D24A66">
      <w:pPr>
        <w:spacing w:after="160" w:line="320" w:lineRule="auto"/>
        <w:jc w:val="both"/>
      </w:pPr>
      <w:r>
        <w:t>La elección de Supabase en la región de AWS Frankfurt (Unión Europea) para el almacenamiento de datos es deliberada: los datos almacenados en la UE están sujetos al RGPD, que proporciona protecciones significativamente más robustas que la legislación de otros países.</w:t>
      </w:r>
    </w:p>
    <w:p w14:paraId="72780951"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sz w:val="20"/>
          <w:szCs w:val="20"/>
        </w:rPr>
        <w:t xml:space="preserve">Nota sobre Twilio:  </w:t>
      </w:r>
      <w:r>
        <w:rPr>
          <w:color w:val="333333"/>
          <w:sz w:val="20"/>
          <w:szCs w:val="20"/>
        </w:rPr>
        <w:t>Twilio es el proveedor con mayor exposición a datos personales: recibe el número de teléfono original. La política de privacidad de Twilio y su cumplimiento con el EU-US Data Privacy Framework son los mecanismos de protección aplicables en este caso. Voice Protest no tiene control sobre los logs de Twilio ni sobre las respuestas de Twilio a órdenes judiciales.</w:t>
      </w:r>
    </w:p>
    <w:p w14:paraId="020A63E9" w14:textId="77777777" w:rsidR="00D24A66" w:rsidRDefault="00D24A66" w:rsidP="00D24A66">
      <w:pPr>
        <w:spacing w:after="120"/>
      </w:pPr>
    </w:p>
    <w:p w14:paraId="63A7A24E" w14:textId="77777777" w:rsidR="00D24A66" w:rsidRDefault="00D24A66" w:rsidP="00D24A66">
      <w:pPr>
        <w:spacing w:after="120"/>
      </w:pPr>
    </w:p>
    <w:p w14:paraId="310A812D" w14:textId="77777777" w:rsidR="00D24A66" w:rsidRDefault="00D24A66" w:rsidP="00D24A66">
      <w:pPr>
        <w:pStyle w:val="Ttulo1"/>
      </w:pPr>
      <w:r>
        <w:br w:type="page"/>
      </w:r>
      <w:bookmarkStart w:id="187" w:name="_Toc232147119"/>
      <w:r>
        <w:rPr>
          <w:color w:val="4EA72E" w:themeColor="accent6"/>
        </w:rPr>
        <w:lastRenderedPageBreak/>
        <w:t>PARTE IV — MANUAL DEL CONVOCANTE</w:t>
      </w:r>
      <w:bookmarkEnd w:id="187"/>
    </w:p>
    <w:p w14:paraId="1727BB03" w14:textId="77777777" w:rsidR="00D24A66" w:rsidRPr="00482301" w:rsidRDefault="00D24A66" w:rsidP="00D24A66">
      <w:pPr>
        <w:pStyle w:val="Ttulo1"/>
        <w:pBdr>
          <w:bottom w:val="single" w:sz="4" w:space="6" w:color="2E6DA4"/>
        </w:pBdr>
        <w:rPr>
          <w:color w:val="auto"/>
        </w:rPr>
      </w:pPr>
      <w:bookmarkStart w:id="188" w:name="_Toc232095177"/>
      <w:bookmarkStart w:id="189" w:name="_Toc232147120"/>
      <w:r>
        <w:rPr>
          <w:color w:val="auto"/>
        </w:rPr>
        <w:t>Introducción</w:t>
      </w:r>
      <w:bookmarkEnd w:id="188"/>
      <w:bookmarkEnd w:id="189"/>
    </w:p>
    <w:p w14:paraId="6A3E2C0B" w14:textId="77777777" w:rsidR="00D24A66" w:rsidRDefault="00D24A66" w:rsidP="00D24A66">
      <w:pPr>
        <w:spacing w:after="160" w:line="320" w:lineRule="auto"/>
        <w:jc w:val="both"/>
      </w:pPr>
      <w:r>
        <w:t>Este manual está dirigido a cualquier persona que quiera crear una convocatoria en Voice Protest. No se requieren conocimientos técnicos: si sabes usar un formulario web, puedes crear una convocatoria.</w:t>
      </w:r>
    </w:p>
    <w:p w14:paraId="6E2C868C" w14:textId="77777777" w:rsidR="00D24A66" w:rsidRDefault="00D24A66" w:rsidP="00D24A66">
      <w:pPr>
        <w:spacing w:after="160" w:line="320" w:lineRule="auto"/>
        <w:jc w:val="both"/>
      </w:pPr>
      <w:r>
        <w:t>Antes de empezar, conviene tener claro qué es y qué no es una convocatoria en Voice Protest. Una convocatoria es una queja formal y documentada sobre un abuso de poder cometido por una institución con mandato o fondos públicos. No es una petición de apoyo a una causa, ni una sugerencia de mejora, ni una protesta contra un individuo privado o una empresa sin mandato público.</w:t>
      </w:r>
    </w:p>
    <w:p w14:paraId="3D329FEC" w14:textId="77777777" w:rsidR="00D24A66" w:rsidRDefault="00D24A66" w:rsidP="00D24A66">
      <w:pPr>
        <w:spacing w:after="160" w:line="320" w:lineRule="auto"/>
        <w:jc w:val="both"/>
      </w:pPr>
      <w:r>
        <w:t>Si tu caso encaja en esa definición, este manual te guiará paso a paso a través del proceso de creación, financiación, difusión y cierre de tu convocatoria.</w:t>
      </w:r>
    </w:p>
    <w:p w14:paraId="5A2DEC56" w14:textId="77777777" w:rsidR="00D24A66" w:rsidRDefault="00D24A66" w:rsidP="00D24A66">
      <w:r>
        <w:br w:type="page"/>
      </w:r>
    </w:p>
    <w:p w14:paraId="2ED083A6" w14:textId="77777777" w:rsidR="00D24A66" w:rsidRPr="00482301" w:rsidRDefault="00D24A66" w:rsidP="00D24A66">
      <w:pPr>
        <w:pStyle w:val="Ttulo1"/>
        <w:pBdr>
          <w:bottom w:val="single" w:sz="4" w:space="6" w:color="2E6DA4"/>
        </w:pBdr>
        <w:rPr>
          <w:color w:val="auto"/>
        </w:rPr>
      </w:pPr>
      <w:bookmarkStart w:id="190" w:name="_Toc232095178"/>
      <w:bookmarkStart w:id="191" w:name="_Toc232147121"/>
      <w:r>
        <w:rPr>
          <w:color w:val="auto"/>
        </w:rPr>
        <w:lastRenderedPageBreak/>
        <w:t>1. Antes de crear una convocatoria</w:t>
      </w:r>
      <w:bookmarkEnd w:id="190"/>
      <w:bookmarkEnd w:id="191"/>
    </w:p>
    <w:p w14:paraId="10573A12" w14:textId="77777777" w:rsidR="00D24A66" w:rsidRPr="00482301" w:rsidRDefault="00D24A66" w:rsidP="00D24A66">
      <w:pPr>
        <w:pStyle w:val="Ttulo2"/>
        <w:rPr>
          <w:color w:val="auto"/>
        </w:rPr>
      </w:pPr>
      <w:bookmarkStart w:id="192" w:name="_Toc232095179"/>
      <w:bookmarkStart w:id="193" w:name="_Toc232096226"/>
      <w:bookmarkStart w:id="194" w:name="_Toc232147122"/>
      <w:r>
        <w:rPr>
          <w:color w:val="auto"/>
        </w:rPr>
        <w:t>1.1 ¿Puede Voice Protest ayudarme?</w:t>
      </w:r>
      <w:bookmarkEnd w:id="192"/>
      <w:bookmarkEnd w:id="193"/>
      <w:bookmarkEnd w:id="194"/>
    </w:p>
    <w:p w14:paraId="7D5B71F1" w14:textId="77777777" w:rsidR="00D24A66" w:rsidRDefault="00D24A66" w:rsidP="00D24A66">
      <w:pPr>
        <w:spacing w:after="160" w:line="320" w:lineRule="auto"/>
        <w:jc w:val="both"/>
      </w:pPr>
      <w:r>
        <w:t>Voice Protest acepta convocatorias que cumplan todos los criterios siguientes:</w:t>
      </w:r>
    </w:p>
    <w:p w14:paraId="382F2D9A" w14:textId="77777777" w:rsidR="00D24A66" w:rsidRDefault="00D24A66" w:rsidP="00D24A66">
      <w:pPr>
        <w:pStyle w:val="Prrafodelista"/>
        <w:numPr>
          <w:ilvl w:val="0"/>
          <w:numId w:val="8"/>
        </w:numPr>
        <w:spacing w:before="80" w:after="80"/>
      </w:pPr>
      <w:r>
        <w:t>La queja se refiere a un abuso documentado de poder institucional: corrupción, nepotismo, negligencia grave, opacidad o represión ejercida por una institución con mandato o fondos públicos.</w:t>
      </w:r>
    </w:p>
    <w:p w14:paraId="04F53AF3" w14:textId="77777777" w:rsidR="00D24A66" w:rsidRDefault="00D24A66" w:rsidP="00D24A66">
      <w:pPr>
        <w:pStyle w:val="Prrafodelista"/>
        <w:numPr>
          <w:ilvl w:val="0"/>
          <w:numId w:val="8"/>
        </w:numPr>
        <w:spacing w:before="80" w:after="80"/>
      </w:pPr>
      <w:r>
        <w:t>Existe al menos una fuente documental verificable que acredite el abuso: un artículo periodístico de un medio reconocido, un documento oficial, una resolución judicial, un informe de auditoría, una investigación parlamentaria.</w:t>
      </w:r>
    </w:p>
    <w:p w14:paraId="4EE33320" w14:textId="77777777" w:rsidR="00D24A66" w:rsidRDefault="00D24A66" w:rsidP="00D24A66">
      <w:pPr>
        <w:pStyle w:val="Prrafodelista"/>
        <w:numPr>
          <w:ilvl w:val="0"/>
          <w:numId w:val="8"/>
        </w:numPr>
        <w:spacing w:before="80" w:after="80"/>
      </w:pPr>
      <w:r>
        <w:t>La queja va dirigida a una institución o cargo con responsabilidad pública, no a un individuo privado ni a una empresa sin mandato público.</w:t>
      </w:r>
    </w:p>
    <w:p w14:paraId="7D2D2AF6" w14:textId="77777777" w:rsidR="00D24A66" w:rsidRDefault="00D24A66" w:rsidP="00D24A66">
      <w:pPr>
        <w:pStyle w:val="Prrafodelista"/>
        <w:numPr>
          <w:ilvl w:val="0"/>
          <w:numId w:val="8"/>
        </w:numPr>
        <w:spacing w:before="80" w:after="80"/>
      </w:pPr>
      <w:r>
        <w:t>Las demandas planteadas son específicas y dirigidas a la institución responsable, no a terceros.</w:t>
      </w:r>
    </w:p>
    <w:p w14:paraId="48D6257D" w14:textId="77777777" w:rsidR="00D24A66" w:rsidRDefault="00D24A66" w:rsidP="00D24A66">
      <w:pPr>
        <w:spacing w:after="120"/>
      </w:pPr>
    </w:p>
    <w:p w14:paraId="5A690BA5" w14:textId="77777777" w:rsidR="00D24A66" w:rsidRDefault="00D24A66" w:rsidP="00D24A66">
      <w:pPr>
        <w:spacing w:after="160" w:line="320" w:lineRule="auto"/>
        <w:jc w:val="both"/>
      </w:pPr>
      <w:r>
        <w:t>Voice Protest NO acepta:</w:t>
      </w:r>
    </w:p>
    <w:p w14:paraId="0AF08D9D" w14:textId="77777777" w:rsidR="00D24A66" w:rsidRDefault="00D24A66" w:rsidP="00D24A66">
      <w:pPr>
        <w:pStyle w:val="Prrafodelista"/>
        <w:numPr>
          <w:ilvl w:val="0"/>
          <w:numId w:val="8"/>
        </w:numPr>
        <w:spacing w:before="80" w:after="80"/>
      </w:pPr>
      <w:r>
        <w:t>Peticiones de apoyo a políticas o propuestas ("apoyamos la reforma X").</w:t>
      </w:r>
    </w:p>
    <w:p w14:paraId="49757D40" w14:textId="77777777" w:rsidR="00D24A66" w:rsidRDefault="00D24A66" w:rsidP="00D24A66">
      <w:pPr>
        <w:pStyle w:val="Prrafodelista"/>
        <w:numPr>
          <w:ilvl w:val="0"/>
          <w:numId w:val="8"/>
        </w:numPr>
        <w:spacing w:before="80" w:after="80"/>
      </w:pPr>
      <w:r>
        <w:t>Felicitaciones o agradecimientos a instituciones.</w:t>
      </w:r>
    </w:p>
    <w:p w14:paraId="3B52E973" w14:textId="77777777" w:rsidR="00D24A66" w:rsidRDefault="00D24A66" w:rsidP="00D24A66">
      <w:pPr>
        <w:pStyle w:val="Prrafodelista"/>
        <w:numPr>
          <w:ilvl w:val="0"/>
          <w:numId w:val="8"/>
        </w:numPr>
        <w:spacing w:before="80" w:after="80"/>
      </w:pPr>
      <w:r>
        <w:t>Quejas sobre empresas privadas que no gestionen fondos o servicios públicos.</w:t>
      </w:r>
    </w:p>
    <w:p w14:paraId="76D2BB83" w14:textId="77777777" w:rsidR="00D24A66" w:rsidRDefault="00D24A66" w:rsidP="00D24A66">
      <w:pPr>
        <w:pStyle w:val="Prrafodelista"/>
        <w:numPr>
          <w:ilvl w:val="0"/>
          <w:numId w:val="8"/>
        </w:numPr>
        <w:spacing w:before="80" w:after="80"/>
      </w:pPr>
      <w:r>
        <w:t>Quejas sobre personas privadas.</w:t>
      </w:r>
    </w:p>
    <w:p w14:paraId="0D708F86" w14:textId="77777777" w:rsidR="00D24A66" w:rsidRDefault="00D24A66" w:rsidP="00D24A66">
      <w:pPr>
        <w:pStyle w:val="Prrafodelista"/>
        <w:numPr>
          <w:ilvl w:val="0"/>
          <w:numId w:val="8"/>
        </w:numPr>
        <w:spacing w:before="80" w:after="80"/>
      </w:pPr>
      <w:r>
        <w:t>Contenido que incite al odio, a la violencia o que vulnere derechos fundamentales.</w:t>
      </w:r>
    </w:p>
    <w:p w14:paraId="323EAFC4"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sz w:val="20"/>
          <w:szCs w:val="20"/>
        </w:rPr>
        <w:t xml:space="preserve">Criterio práctico:  </w:t>
      </w:r>
      <w:r>
        <w:rPr>
          <w:color w:val="333333"/>
          <w:sz w:val="20"/>
          <w:szCs w:val="20"/>
        </w:rPr>
        <w:t>Si tu queja puede resumirse como «la institución X ha cometido el abuso Y, documentado en la fuente Z, y exigimos que haga W», entonces Voice Protest puede ser la herramienta adecuada.</w:t>
      </w:r>
    </w:p>
    <w:p w14:paraId="29E9D2DD" w14:textId="77777777" w:rsidR="00D24A66" w:rsidRPr="00482301" w:rsidRDefault="00D24A66" w:rsidP="00D24A66">
      <w:pPr>
        <w:pStyle w:val="Ttulo2"/>
        <w:rPr>
          <w:color w:val="auto"/>
        </w:rPr>
      </w:pPr>
      <w:bookmarkStart w:id="195" w:name="_Toc232095180"/>
      <w:bookmarkStart w:id="196" w:name="_Toc232096227"/>
      <w:bookmarkStart w:id="197" w:name="_Toc232147123"/>
      <w:r>
        <w:rPr>
          <w:color w:val="auto"/>
        </w:rPr>
        <w:t>1.2 Qué necesitas tener preparado</w:t>
      </w:r>
      <w:bookmarkEnd w:id="195"/>
      <w:bookmarkEnd w:id="196"/>
      <w:bookmarkEnd w:id="197"/>
    </w:p>
    <w:p w14:paraId="0A4B27E7" w14:textId="77777777" w:rsidR="00D24A66" w:rsidRDefault="00D24A66" w:rsidP="00D24A66">
      <w:pPr>
        <w:spacing w:after="160" w:line="320" w:lineRule="auto"/>
        <w:jc w:val="both"/>
      </w:pPr>
      <w:r>
        <w:t>Antes de acceder al formulario de creación, te recomendamos tener preparado:</w:t>
      </w:r>
    </w:p>
    <w:p w14:paraId="00468491" w14:textId="77777777" w:rsidR="00D24A66" w:rsidRDefault="00D24A66" w:rsidP="00D24A66">
      <w:pPr>
        <w:pStyle w:val="Prrafodelista"/>
        <w:numPr>
          <w:ilvl w:val="0"/>
          <w:numId w:val="9"/>
        </w:numPr>
        <w:spacing w:before="80" w:after="80"/>
      </w:pPr>
      <w:r>
        <w:t>Un título claro y conciso que identifique la institución y el abuso (máximo 120 caracteres aproximadamente).</w:t>
      </w:r>
    </w:p>
    <w:p w14:paraId="2C585245" w14:textId="77777777" w:rsidR="00D24A66" w:rsidRDefault="00D24A66" w:rsidP="00D24A66">
      <w:pPr>
        <w:pStyle w:val="Prrafodelista"/>
        <w:numPr>
          <w:ilvl w:val="0"/>
          <w:numId w:val="9"/>
        </w:numPr>
        <w:spacing w:before="80" w:after="80"/>
      </w:pPr>
      <w:r>
        <w:t>Una descripción más detallada de la queja (varios párrafos si es necesario).</w:t>
      </w:r>
    </w:p>
    <w:p w14:paraId="5358DF42" w14:textId="77777777" w:rsidR="00D24A66" w:rsidRDefault="00D24A66" w:rsidP="00D24A66">
      <w:pPr>
        <w:pStyle w:val="Prrafodelista"/>
        <w:numPr>
          <w:ilvl w:val="0"/>
          <w:numId w:val="9"/>
        </w:numPr>
        <w:spacing w:before="80" w:after="80"/>
      </w:pPr>
      <w:r>
        <w:t>Una redacción clara de las demandas: qué exige concretamente la convocatoria a la institución.</w:t>
      </w:r>
    </w:p>
    <w:p w14:paraId="1379C610" w14:textId="77777777" w:rsidR="00D24A66" w:rsidRDefault="00D24A66" w:rsidP="00D24A66">
      <w:pPr>
        <w:pStyle w:val="Prrafodelista"/>
        <w:numPr>
          <w:ilvl w:val="0"/>
          <w:numId w:val="9"/>
        </w:numPr>
        <w:spacing w:before="80" w:after="80"/>
      </w:pPr>
      <w:r>
        <w:t>La URL de al menos una fuente documental verificable. Debe ser una URL accesible públicamente, no un documento privado o de pago.</w:t>
      </w:r>
    </w:p>
    <w:p w14:paraId="41B01A8C" w14:textId="77777777" w:rsidR="00D24A66" w:rsidRDefault="00D24A66" w:rsidP="00D24A66">
      <w:pPr>
        <w:pStyle w:val="Prrafodelista"/>
        <w:numPr>
          <w:ilvl w:val="0"/>
          <w:numId w:val="9"/>
        </w:numPr>
        <w:spacing w:before="80" w:after="80"/>
      </w:pPr>
      <w:r>
        <w:t>El nombre o identificación de la institución destinataria.</w:t>
      </w:r>
    </w:p>
    <w:p w14:paraId="1BF73252" w14:textId="77777777" w:rsidR="00D24A66" w:rsidRDefault="00D24A66" w:rsidP="00D24A66">
      <w:pPr>
        <w:pStyle w:val="Prrafodelista"/>
        <w:numPr>
          <w:ilvl w:val="0"/>
          <w:numId w:val="9"/>
        </w:numPr>
        <w:spacing w:before="80" w:after="80"/>
      </w:pPr>
      <w:r>
        <w:t>Saldo suficiente para cubrir las primeras verificaciones (mínimo 1-2 euros para empezar, aunque puedes añadir más después).</w:t>
      </w:r>
    </w:p>
    <w:p w14:paraId="755235DF" w14:textId="77777777" w:rsidR="00D24A66" w:rsidRDefault="00D24A66" w:rsidP="00D24A66">
      <w:r>
        <w:br w:type="page"/>
      </w:r>
    </w:p>
    <w:p w14:paraId="6DE9B427" w14:textId="77777777" w:rsidR="00D24A66" w:rsidRPr="00482301" w:rsidRDefault="00D24A66" w:rsidP="00D24A66">
      <w:pPr>
        <w:pStyle w:val="Ttulo1"/>
        <w:pBdr>
          <w:bottom w:val="single" w:sz="4" w:space="6" w:color="2E6DA4"/>
        </w:pBdr>
        <w:rPr>
          <w:color w:val="auto"/>
        </w:rPr>
      </w:pPr>
      <w:bookmarkStart w:id="198" w:name="_Toc232095181"/>
      <w:bookmarkStart w:id="199" w:name="_Toc232147124"/>
      <w:r>
        <w:rPr>
          <w:color w:val="auto"/>
        </w:rPr>
        <w:lastRenderedPageBreak/>
        <w:t>2. Elegir el tipo de convocatoria correcto</w:t>
      </w:r>
      <w:bookmarkEnd w:id="198"/>
      <w:bookmarkEnd w:id="199"/>
    </w:p>
    <w:p w14:paraId="39B13E05" w14:textId="77777777" w:rsidR="00D24A66" w:rsidRDefault="00D24A66" w:rsidP="00D24A66">
      <w:pPr>
        <w:spacing w:after="160" w:line="320" w:lineRule="auto"/>
        <w:jc w:val="both"/>
      </w:pPr>
      <w:r>
        <w:t>La decisión más importante antes de crear una convocatoria es elegir el tipo adecuado. El tipo determina quién puede adherirse, qué campos adicionales se muestran en el formulario, y la duración estándar de la convocatoria.</w:t>
      </w:r>
    </w:p>
    <w:p w14:paraId="5FA51769" w14:textId="77777777" w:rsidR="00D24A66" w:rsidRDefault="00D24A66" w:rsidP="00D24A66">
      <w:pPr>
        <w:spacing w:after="160" w:line="320" w:lineRule="auto"/>
        <w:jc w:val="both"/>
      </w:pPr>
      <w:r>
        <w:t>En la versión actual de Voice Protest existen cuatro tipos, que en la interfaz se denominan:</w:t>
      </w:r>
    </w:p>
    <w:p w14:paraId="5B800FED"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000"/>
        <w:gridCol w:w="2300"/>
      </w:tblGrid>
      <w:tr w:rsidR="00D24A66" w14:paraId="1C090EAA" w14:textId="77777777" w:rsidTr="00375AEA">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EFEFCE" w14:textId="77777777" w:rsidR="00D24A66" w:rsidRDefault="00D24A66" w:rsidP="00375AEA">
            <w:r>
              <w:rPr>
                <w:b/>
                <w:bCs/>
                <w:sz w:val="20"/>
                <w:szCs w:val="20"/>
              </w:rPr>
              <w:t>Tipo en la interfaz</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CFA394" w14:textId="77777777" w:rsidR="00D24A66" w:rsidRDefault="00D24A66" w:rsidP="00375AEA">
            <w:r>
              <w:rPr>
                <w:b/>
                <w:bCs/>
                <w:sz w:val="20"/>
                <w:szCs w:val="20"/>
              </w:rPr>
              <w:t>Scope técnico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C33443" w14:textId="77777777" w:rsidR="00D24A66" w:rsidRDefault="00D24A66" w:rsidP="00375AEA">
            <w:r>
              <w:rPr>
                <w:b/>
                <w:bCs/>
                <w:sz w:val="20"/>
                <w:szCs w:val="20"/>
              </w:rPr>
              <w:t>Quién puede adherirse</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B8E3D4" w14:textId="77777777" w:rsidR="00D24A66" w:rsidRDefault="00D24A66" w:rsidP="00375AEA">
            <w:r>
              <w:rPr>
                <w:b/>
                <w:bCs/>
                <w:sz w:val="20"/>
                <w:szCs w:val="20"/>
              </w:rPr>
              <w:t>Duración por defecto</w:t>
            </w:r>
          </w:p>
        </w:tc>
      </w:tr>
      <w:tr w:rsidR="00D24A66" w14:paraId="4D52EDBB" w14:textId="77777777" w:rsidTr="00375AE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450A6" w14:textId="77777777" w:rsidR="00D24A66" w:rsidRDefault="00D24A66" w:rsidP="00375AEA">
            <w:r>
              <w:rPr>
                <w:sz w:val="20"/>
                <w:szCs w:val="20"/>
              </w:rPr>
              <w:t>🏧 Nacional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6AF52" w14:textId="77777777" w:rsidR="00D24A66" w:rsidRDefault="00D24A66" w:rsidP="00375AEA">
            <w:r>
              <w:rPr>
                <w:sz w:val="20"/>
                <w:szCs w:val="20"/>
              </w:rPr>
              <w:t>national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0AD6A" w14:textId="77777777" w:rsidR="00D24A66" w:rsidRDefault="00D24A66" w:rsidP="00375AEA">
            <w:r>
              <w:rPr>
                <w:sz w:val="20"/>
                <w:szCs w:val="20"/>
              </w:rPr>
              <w:t>Participantes con SIM del país seleccionado (incluyendo residentes en el extranjero)</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98011" w14:textId="77777777" w:rsidR="00D24A66" w:rsidRDefault="00D24A66" w:rsidP="00375AEA">
            <w:r>
              <w:rPr>
                <w:sz w:val="20"/>
                <w:szCs w:val="20"/>
              </w:rPr>
              <w:t>36 horas</w:t>
            </w:r>
          </w:p>
        </w:tc>
      </w:tr>
      <w:tr w:rsidR="00D24A66" w14:paraId="519A8E49" w14:textId="77777777" w:rsidTr="00375AE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70BCF" w14:textId="77777777" w:rsidR="00D24A66" w:rsidRDefault="00D24A66" w:rsidP="00375AEA">
            <w:r>
              <w:rPr>
                <w:sz w:val="20"/>
                <w:szCs w:val="20"/>
              </w:rPr>
              <w:t>🌐 Regional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CB4C1" w14:textId="77777777" w:rsidR="00D24A66" w:rsidRDefault="00D24A66" w:rsidP="00375AEA">
            <w:r>
              <w:rPr>
                <w:sz w:val="20"/>
                <w:szCs w:val="20"/>
              </w:rPr>
              <w:t>regional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F1E91" w14:textId="77777777" w:rsidR="00D24A66" w:rsidRDefault="00D24A66" w:rsidP="00375AEA">
            <w:r>
              <w:rPr>
                <w:sz w:val="20"/>
                <w:szCs w:val="20"/>
              </w:rPr>
              <w:t>Participantes con señales geográficas compatibles con la región. Si se configura dominio institucional, solo participantes con correo de ese dominio.</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4666F" w14:textId="77777777" w:rsidR="00D24A66" w:rsidRDefault="00D24A66" w:rsidP="00375AEA">
            <w:r>
              <w:rPr>
                <w:sz w:val="20"/>
                <w:szCs w:val="20"/>
              </w:rPr>
              <w:t>8 horas</w:t>
            </w:r>
          </w:p>
        </w:tc>
      </w:tr>
      <w:tr w:rsidR="00D24A66" w14:paraId="076915BF" w14:textId="77777777" w:rsidTr="00375AE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157D1" w14:textId="77777777" w:rsidR="00D24A66" w:rsidRDefault="00D24A66" w:rsidP="00375AEA">
            <w:r>
              <w:rPr>
                <w:sz w:val="20"/>
                <w:szCs w:val="20"/>
              </w:rPr>
              <w:t>🌍 Global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2C9D7" w14:textId="77777777" w:rsidR="00D24A66" w:rsidRDefault="00D24A66" w:rsidP="00375AEA">
            <w:r>
              <w:rPr>
                <w:sz w:val="20"/>
                <w:szCs w:val="20"/>
              </w:rPr>
              <w:t>global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5F993" w14:textId="77777777" w:rsidR="00D24A66" w:rsidRDefault="00D24A66" w:rsidP="00375AEA">
            <w:r>
              <w:rPr>
                <w:sz w:val="20"/>
                <w:szCs w:val="20"/>
              </w:rPr>
              <w:t>Cualquier persona con un número de teléfono real, sin restricción geográfica</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44649" w14:textId="77777777" w:rsidR="00D24A66" w:rsidRDefault="00D24A66" w:rsidP="00375AEA">
            <w:r>
              <w:rPr>
                <w:sz w:val="20"/>
                <w:szCs w:val="20"/>
              </w:rPr>
              <w:t>72 horas</w:t>
            </w:r>
          </w:p>
        </w:tc>
      </w:tr>
    </w:tbl>
    <w:p w14:paraId="6573EED7" w14:textId="77777777" w:rsidR="00D24A66" w:rsidRDefault="00D24A66" w:rsidP="00D24A66">
      <w:pPr>
        <w:spacing w:after="120"/>
      </w:pPr>
    </w:p>
    <w:p w14:paraId="2B9E9FA0"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sz w:val="20"/>
          <w:szCs w:val="20"/>
        </w:rPr>
        <w:t xml:space="preserve">Nota técnica:  </w:t>
      </w:r>
      <w:r>
        <w:rPr>
          <w:color w:val="333333"/>
          <w:sz w:val="20"/>
          <w:szCs w:val="20"/>
        </w:rPr>
        <w:t>Nota: No existe un tipo «institucional» separado en Voice Protest. Las convocatorias institucionales son convocatorias de tipo Regional a las que se añade un dominio de correo electrónico. Este campo transforma el mecanismo de verificación de geográfico a institucional. El tipo Local (ciudad/municipio) es un nuevo scope que requiere seleccionar un municipio específico mediante búsqueda en OpenStreetMap — véase sección 2.2b.</w:t>
      </w:r>
    </w:p>
    <w:p w14:paraId="7F5E77B7" w14:textId="77777777" w:rsidR="00D24A66" w:rsidRPr="00AC1189" w:rsidRDefault="00D24A66" w:rsidP="00D24A66">
      <w:pPr>
        <w:pStyle w:val="Ttulo2"/>
        <w:rPr>
          <w:color w:val="auto"/>
        </w:rPr>
      </w:pPr>
      <w:bookmarkStart w:id="200" w:name="_Toc232095182"/>
      <w:bookmarkStart w:id="201" w:name="_Toc232096229"/>
      <w:bookmarkStart w:id="202" w:name="_Toc232147125"/>
      <w:r>
        <w:rPr>
          <w:color w:val="auto"/>
        </w:rPr>
        <w:t>2.1 Cuándo usar el tipo Nacional</w:t>
      </w:r>
      <w:bookmarkEnd w:id="200"/>
      <w:bookmarkEnd w:id="201"/>
      <w:bookmarkEnd w:id="202"/>
    </w:p>
    <w:p w14:paraId="6623A954" w14:textId="77777777" w:rsidR="00D24A66" w:rsidRDefault="00D24A66" w:rsidP="00D24A66">
      <w:pPr>
        <w:spacing w:after="160" w:line="320" w:lineRule="auto"/>
        <w:jc w:val="both"/>
      </w:pPr>
      <w:r>
        <w:t>Usa el tipo Nacional cuando la queja afecta a una institución con mandato o fondos del Estado y quieres que solo puedan adherirse personas vinculadas a ese país.</w:t>
      </w:r>
    </w:p>
    <w:p w14:paraId="0123F37B" w14:textId="77777777" w:rsidR="00D24A66" w:rsidRDefault="00D24A66" w:rsidP="00D24A66">
      <w:pPr>
        <w:spacing w:after="160" w:line="320" w:lineRule="auto"/>
        <w:jc w:val="both"/>
      </w:pPr>
      <w:r>
        <w:t>Ejemplos apropiados:</w:t>
      </w:r>
    </w:p>
    <w:p w14:paraId="5B4061BD" w14:textId="77777777" w:rsidR="00D24A66" w:rsidRDefault="00D24A66" w:rsidP="00D24A66">
      <w:pPr>
        <w:pStyle w:val="Prrafodelista"/>
        <w:numPr>
          <w:ilvl w:val="0"/>
          <w:numId w:val="8"/>
        </w:numPr>
        <w:spacing w:before="80" w:after="80"/>
      </w:pPr>
      <w:r>
        <w:t>Queja sobre corrupción en un ministerio nacional.</w:t>
      </w:r>
    </w:p>
    <w:p w14:paraId="4FF2885F" w14:textId="77777777" w:rsidR="00D24A66" w:rsidRDefault="00D24A66" w:rsidP="00D24A66">
      <w:pPr>
        <w:pStyle w:val="Prrafodelista"/>
        <w:numPr>
          <w:ilvl w:val="0"/>
          <w:numId w:val="8"/>
        </w:numPr>
        <w:spacing w:before="80" w:after="80"/>
      </w:pPr>
      <w:r>
        <w:t>Queja sobre negligencia en la gestión de la sanidad pública estatal.</w:t>
      </w:r>
    </w:p>
    <w:p w14:paraId="26667B5B" w14:textId="77777777" w:rsidR="00D24A66" w:rsidRDefault="00D24A66" w:rsidP="00D24A66">
      <w:pPr>
        <w:pStyle w:val="Prrafodelista"/>
        <w:numPr>
          <w:ilvl w:val="0"/>
          <w:numId w:val="8"/>
        </w:numPr>
        <w:spacing w:before="80" w:after="80"/>
      </w:pPr>
      <w:r>
        <w:t>Queja sobre represión ejercida por cuerpos de seguridad del Estado.</w:t>
      </w:r>
    </w:p>
    <w:p w14:paraId="4497198A" w14:textId="77777777" w:rsidR="00D24A66" w:rsidRDefault="00D24A66" w:rsidP="00D24A66">
      <w:pPr>
        <w:pStyle w:val="Prrafodelista"/>
        <w:numPr>
          <w:ilvl w:val="0"/>
          <w:numId w:val="8"/>
        </w:numPr>
        <w:spacing w:before="80" w:after="80"/>
      </w:pPr>
      <w:r>
        <w:lastRenderedPageBreak/>
        <w:t>Queja sobre opacidad en contratos públicos de la Administración General del Estado.</w:t>
      </w:r>
    </w:p>
    <w:p w14:paraId="73BBA7E9" w14:textId="77777777" w:rsidR="00D24A66" w:rsidRDefault="00D24A66" w:rsidP="00D24A66">
      <w:pPr>
        <w:spacing w:after="160" w:line="320" w:lineRule="auto"/>
        <w:jc w:val="both"/>
      </w:pPr>
      <w:r>
        <w:t>El sistema verificará que el prefijo del número de teléfono del participante coincida con el país seleccionado. Participantes con SIM del país pero residentes en el extranjero pueden participar.</w:t>
      </w:r>
    </w:p>
    <w:p w14:paraId="01257B40" w14:textId="77777777" w:rsidR="00D24A66" w:rsidRPr="00AC1189" w:rsidRDefault="00D24A66" w:rsidP="00D24A66">
      <w:pPr>
        <w:pStyle w:val="Ttulo2"/>
        <w:rPr>
          <w:color w:val="auto"/>
        </w:rPr>
      </w:pPr>
      <w:bookmarkStart w:id="203" w:name="_Toc232095183"/>
      <w:bookmarkStart w:id="204" w:name="_Toc232096230"/>
      <w:bookmarkStart w:id="205" w:name="_Toc232147126"/>
      <w:r>
        <w:rPr>
          <w:color w:val="auto"/>
        </w:rPr>
        <w:t>2.2 Cuándo usar el tipo Regional</w:t>
      </w:r>
      <w:bookmarkEnd w:id="203"/>
      <w:bookmarkEnd w:id="204"/>
      <w:bookmarkEnd w:id="205"/>
    </w:p>
    <w:p w14:paraId="15F6056B" w14:textId="77777777" w:rsidR="00D24A66" w:rsidRDefault="00D24A66" w:rsidP="00D24A66">
      <w:pPr>
        <w:spacing w:after="160" w:line="320" w:lineRule="auto"/>
        <w:jc w:val="both"/>
      </w:pPr>
      <w:r>
        <w:t>Usa el tipo Local o Regional cuando la queja afecta a una institución con mandato territorial limitado: un ayuntamiento, una comunidad autónoma, una diputación provincial, un organismo regional. También es el tipo correcto cuando la queja es interna a una institución específica — una universidad, una empresa pública, un colegio profesional — con personal o miembros identificables por correo electrónico institucional.</w:t>
      </w:r>
    </w:p>
    <w:p w14:paraId="1A3A9212" w14:textId="77777777" w:rsidR="00D24A66" w:rsidRDefault="00D24A66" w:rsidP="00D24A66">
      <w:pPr>
        <w:spacing w:after="160" w:line="320" w:lineRule="auto"/>
        <w:jc w:val="both"/>
      </w:pPr>
      <w:r>
        <w:t>Ejemplos apropiados:</w:t>
      </w:r>
    </w:p>
    <w:p w14:paraId="5402845B" w14:textId="77777777" w:rsidR="00D24A66" w:rsidRDefault="00D24A66" w:rsidP="00D24A66">
      <w:pPr>
        <w:pStyle w:val="Prrafodelista"/>
        <w:numPr>
          <w:ilvl w:val="0"/>
          <w:numId w:val="8"/>
        </w:numPr>
        <w:spacing w:before="80" w:after="80"/>
      </w:pPr>
      <w:r>
        <w:t>Queja sobre un ayuntamiento por gestión irregular de contratos municipales.</w:t>
      </w:r>
    </w:p>
    <w:p w14:paraId="7F9C8802" w14:textId="77777777" w:rsidR="00D24A66" w:rsidRDefault="00D24A66" w:rsidP="00D24A66">
      <w:pPr>
        <w:pStyle w:val="Prrafodelista"/>
        <w:numPr>
          <w:ilvl w:val="0"/>
          <w:numId w:val="8"/>
        </w:numPr>
        <w:spacing w:before="80" w:after="80"/>
      </w:pPr>
      <w:r>
        <w:t>Queja sobre una comunidad autónoma por recortes en educación pública regional.</w:t>
      </w:r>
    </w:p>
    <w:p w14:paraId="331AC14B" w14:textId="77777777" w:rsidR="00D24A66" w:rsidRDefault="00D24A66" w:rsidP="00D24A66">
      <w:pPr>
        <w:pStyle w:val="Prrafodelista"/>
        <w:numPr>
          <w:ilvl w:val="0"/>
          <w:numId w:val="8"/>
        </w:numPr>
        <w:spacing w:before="80" w:after="80"/>
      </w:pPr>
      <w:r>
        <w:t>Queja sobre un hospital público regional por negligencia documentada.</w:t>
      </w:r>
    </w:p>
    <w:p w14:paraId="24762ACC" w14:textId="77777777" w:rsidR="00D24A66" w:rsidRDefault="00D24A66" w:rsidP="00D24A66">
      <w:pPr>
        <w:pStyle w:val="Prrafodelista"/>
        <w:numPr>
          <w:ilvl w:val="0"/>
          <w:numId w:val="8"/>
        </w:numPr>
        <w:spacing w:before="80" w:after="80"/>
      </w:pPr>
      <w:r>
        <w:t>Queja interna de estudiantes de una universidad sobre condiciones del campus.</w:t>
      </w:r>
    </w:p>
    <w:p w14:paraId="645491B3" w14:textId="77777777" w:rsidR="00D24A66" w:rsidRDefault="00D24A66" w:rsidP="00D24A66">
      <w:pPr>
        <w:pStyle w:val="Prrafodelista"/>
        <w:numPr>
          <w:ilvl w:val="0"/>
          <w:numId w:val="8"/>
        </w:numPr>
        <w:spacing w:before="80" w:after="80"/>
      </w:pPr>
      <w:r>
        <w:t>Queja interna de empleados de una empresa pública sobre gestión de recursos humanos.</w:t>
      </w:r>
    </w:p>
    <w:p w14:paraId="1B6665B5" w14:textId="77777777" w:rsidR="00D24A66" w:rsidRDefault="00D24A66" w:rsidP="00D24A66">
      <w:pPr>
        <w:spacing w:after="160" w:line="320" w:lineRule="auto"/>
        <w:jc w:val="both"/>
      </w:pPr>
      <w:r>
        <w:t>Al seleccionar este tipo, el formulario solicita campos adicionales:</w:t>
      </w:r>
    </w:p>
    <w:p w14:paraId="425896E3" w14:textId="77777777" w:rsidR="00D24A66" w:rsidRDefault="00D24A66" w:rsidP="00D24A66">
      <w:pPr>
        <w:pStyle w:val="Prrafodelista"/>
        <w:numPr>
          <w:ilvl w:val="0"/>
          <w:numId w:val="8"/>
        </w:numPr>
        <w:spacing w:before="80" w:after="80"/>
      </w:pPr>
      <w:r>
        <w:t>País — necesario para la verificación de SIM en convocatorias sin dominio institucional.</w:t>
      </w:r>
    </w:p>
    <w:p w14:paraId="5BA15CE7" w14:textId="77777777" w:rsidR="00D24A66" w:rsidRDefault="00D24A66" w:rsidP="00D24A66">
      <w:pPr>
        <w:pStyle w:val="Prrafodelista"/>
        <w:numPr>
          <w:ilvl w:val="0"/>
          <w:numId w:val="8"/>
        </w:numPr>
        <w:spacing w:before="80" w:after="80"/>
      </w:pPr>
      <w:r>
        <w:t>Región o provincia — describe el ámbito territorial (campo de texto libre).</w:t>
      </w:r>
    </w:p>
    <w:p w14:paraId="5875ECF9" w14:textId="77777777" w:rsidR="00D24A66" w:rsidRDefault="00D24A66" w:rsidP="00D24A66">
      <w:pPr>
        <w:pStyle w:val="Prrafodelista"/>
        <w:numPr>
          <w:ilvl w:val="0"/>
          <w:numId w:val="8"/>
        </w:numPr>
        <w:spacing w:before="80" w:after="80"/>
      </w:pPr>
      <w:r>
        <w:t>Institución (opcional) — nombre de la institución. Al rellenarlo aparece el campo de dominio de email.</w:t>
      </w:r>
    </w:p>
    <w:p w14:paraId="3F10EB3E" w14:textId="77777777" w:rsidR="00D24A66" w:rsidRDefault="00D24A66" w:rsidP="00D24A66">
      <w:pPr>
        <w:pStyle w:val="Prrafodelista"/>
        <w:numPr>
          <w:ilvl w:val="0"/>
          <w:numId w:val="8"/>
        </w:numPr>
        <w:spacing w:before="80" w:after="80"/>
      </w:pPr>
      <w:r>
        <w:t>Dominio de email (aparece solo si has rellenado Institución) — el dominio del correo institucional sin el símbolo @, por ejemplo: uu.nl, uab.cat, ayuntamiento-madrid.es. Si se configura, solo podrán adherirse personas con correo de ese dominio verificado por OTP.</w:t>
      </w:r>
    </w:p>
    <w:p w14:paraId="071D7AC0" w14:textId="77777777" w:rsidR="00D24A66" w:rsidRDefault="00D24A66" w:rsidP="00D24A66">
      <w:pPr>
        <w:spacing w:after="160" w:line="320" w:lineRule="auto"/>
        <w:jc w:val="both"/>
      </w:pPr>
      <w:r>
        <w:t>Cuando se configura un dominio de email, aparece además una segunda decisión importante: el modo de participación.</w:t>
      </w:r>
    </w:p>
    <w:p w14:paraId="10FAC755" w14:textId="77777777" w:rsidR="00D24A66" w:rsidRPr="00AC1189" w:rsidRDefault="00D24A66" w:rsidP="00D24A66">
      <w:pPr>
        <w:pStyle w:val="Ttulo2"/>
        <w:rPr>
          <w:color w:val="auto"/>
        </w:rPr>
      </w:pPr>
      <w:bookmarkStart w:id="206" w:name="_Toc232095184"/>
      <w:bookmarkStart w:id="207" w:name="_Toc232096231"/>
      <w:bookmarkStart w:id="208" w:name="_Toc232147127"/>
      <w:r>
        <w:rPr>
          <w:color w:val="auto"/>
        </w:rPr>
        <w:t>2.3 Modos de participación en convocatorias con dominio institucional</w:t>
      </w:r>
      <w:bookmarkEnd w:id="206"/>
      <w:bookmarkEnd w:id="207"/>
      <w:bookmarkEnd w:id="208"/>
    </w:p>
    <w:p w14:paraId="7FBDC877" w14:textId="77777777" w:rsidR="00D24A66" w:rsidRDefault="00D24A66" w:rsidP="00D24A66">
      <w:pPr>
        <w:spacing w:after="160" w:line="320" w:lineRule="auto"/>
        <w:jc w:val="both"/>
      </w:pPr>
      <w:r>
        <w:t>Cuando una convocatoria local tiene dominio de email configurado, el convocante debe elegir entre dos modos de participación:</w:t>
      </w:r>
    </w:p>
    <w:p w14:paraId="2EC06D1A" w14:textId="77777777" w:rsidR="00D24A66" w:rsidRPr="00AC1189" w:rsidRDefault="00D24A66" w:rsidP="00D24A66">
      <w:pPr>
        <w:pStyle w:val="Ttulo3"/>
        <w:rPr>
          <w:color w:val="auto"/>
        </w:rPr>
      </w:pPr>
      <w:bookmarkStart w:id="209" w:name="_Toc232095185"/>
      <w:bookmarkStart w:id="210" w:name="_Toc232096232"/>
      <w:bookmarkStart w:id="211" w:name="_Toc232147128"/>
      <w:r>
        <w:rPr>
          <w:color w:val="auto"/>
        </w:rPr>
        <w:t>Modo A — La institución entera</w:t>
      </w:r>
      <w:bookmarkEnd w:id="209"/>
      <w:bookmarkEnd w:id="210"/>
      <w:bookmarkEnd w:id="211"/>
    </w:p>
    <w:p w14:paraId="27263944" w14:textId="77777777" w:rsidR="00D24A66" w:rsidRDefault="00D24A66" w:rsidP="00D24A66">
      <w:pPr>
        <w:spacing w:after="160" w:line="320" w:lineRule="auto"/>
        <w:jc w:val="both"/>
      </w:pPr>
      <w:r>
        <w:t>Cualquier persona que pueda verificar una dirección de correo del dominio configurado puede adherirse directamente, sin necesidad de ser invitada por nadie. El proceso es análogo al de una convocatoria nacional: el participante verifica su correo mediante OTP y queda adherido.</w:t>
      </w:r>
    </w:p>
    <w:p w14:paraId="006FAFBD" w14:textId="77777777" w:rsidR="00D24A66" w:rsidRDefault="00D24A66" w:rsidP="00D24A66">
      <w:pPr>
        <w:spacing w:after="160" w:line="320" w:lineRule="auto"/>
        <w:jc w:val="both"/>
      </w:pPr>
      <w:r>
        <w:lastRenderedPageBreak/>
        <w:t>Este modo es apropiado cuando la queja afecta a todos los miembros de la institución por igual y no hay necesidad de restringir la participación a un subgrupo específico.</w:t>
      </w:r>
    </w:p>
    <w:p w14:paraId="57B58474"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sz w:val="20"/>
          <w:szCs w:val="20"/>
        </w:rPr>
        <w:t xml:space="preserve">Ejemplo:  </w:t>
      </w:r>
      <w:r>
        <w:rPr>
          <w:color w:val="333333"/>
          <w:sz w:val="20"/>
          <w:szCs w:val="20"/>
        </w:rPr>
        <w:t>Una asociación de estudiantes de la Universidad de Utrecht crea una convocatoria sobre las condiciones de las bibliotecas. Cualquier persona con correo @uu.nl o @students.uu.nl puede adherirse directamente. Modo A es el adecuado.</w:t>
      </w:r>
    </w:p>
    <w:p w14:paraId="69A74914" w14:textId="77777777" w:rsidR="00D24A66" w:rsidRPr="00AC1189" w:rsidRDefault="00D24A66" w:rsidP="00D24A66">
      <w:pPr>
        <w:pStyle w:val="Ttulo3"/>
        <w:rPr>
          <w:color w:val="auto"/>
        </w:rPr>
      </w:pPr>
      <w:bookmarkStart w:id="212" w:name="_Toc232095186"/>
      <w:bookmarkStart w:id="213" w:name="_Toc232096233"/>
      <w:bookmarkStart w:id="214" w:name="_Toc232147129"/>
      <w:r>
        <w:rPr>
          <w:color w:val="auto"/>
        </w:rPr>
        <w:t>Modo B — Un departamento o grupo específico — Sistema de censo dinámico</w:t>
      </w:r>
      <w:bookmarkEnd w:id="212"/>
      <w:bookmarkEnd w:id="213"/>
      <w:bookmarkEnd w:id="214"/>
    </w:p>
    <w:p w14:paraId="51AB81FF" w14:textId="77777777" w:rsidR="00D24A66" w:rsidRDefault="00D24A66" w:rsidP="00D24A66">
      <w:pPr>
        <w:spacing w:after="160" w:line="320" w:lineRule="auto"/>
        <w:jc w:val="both"/>
      </w:pPr>
      <w:r>
        <w:t>La participación está restringida a un subconjunto verificado de miembros de la institución, usando un sistema de ondas y avales que garantiza que solo entran personas reconocidas por sus compañeros. Este modo activa el sistema de censo dinámico.</w:t>
      </w:r>
    </w:p>
    <w:p w14:paraId="3BA6E589"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color w:val="2E6DA4"/>
          <w:sz w:val="20"/>
          <w:szCs w:val="20"/>
        </w:rPr>
        <w:t xml:space="preserve">Ejemplo:  </w:t>
      </w:r>
      <w:r>
        <w:rPr>
          <w:color w:val="333333"/>
          <w:sz w:val="20"/>
          <w:szCs w:val="20"/>
        </w:rPr>
        <w:t>Un grupo de investigadores del departamento de Ciencias Políticas quiere crear una convocatoria interna. No quieren que cualquier persona con correo @uu.nl pueda adherirse — solo los miembros del departamento. Modo B con censo dinámico es el adecuado.</w:t>
      </w:r>
    </w:p>
    <w:p w14:paraId="0CC080B4" w14:textId="77777777" w:rsidR="00D24A66" w:rsidRPr="00AC1189" w:rsidRDefault="00D24A66" w:rsidP="00D24A66">
      <w:pPr>
        <w:pStyle w:val="Ttulo2"/>
        <w:rPr>
          <w:color w:val="auto"/>
        </w:rPr>
      </w:pPr>
      <w:bookmarkStart w:id="215" w:name="_Toc232095187"/>
      <w:bookmarkStart w:id="216" w:name="_Toc232096234"/>
      <w:bookmarkStart w:id="217" w:name="_Toc232147130"/>
      <w:r>
        <w:rPr>
          <w:color w:val="auto"/>
        </w:rPr>
        <w:t>2.4 El sistema de censo dinámico (Modo B)</w:t>
      </w:r>
      <w:bookmarkEnd w:id="215"/>
      <w:bookmarkEnd w:id="216"/>
      <w:bookmarkEnd w:id="217"/>
    </w:p>
    <w:p w14:paraId="50163B40" w14:textId="77777777" w:rsidR="00D24A66" w:rsidRDefault="00D24A66" w:rsidP="00D24A66">
      <w:pPr>
        <w:spacing w:after="160" w:line="320" w:lineRule="auto"/>
        <w:jc w:val="both"/>
      </w:pPr>
      <w:r>
        <w:t>El censo dinámico es el mecanismo de verificación de pertenencia más sofisticado de Voice Protest. Está diseñado para garantizar que todos los participantes de una convocatoria institucional restringida son reconocidos como pertenecientes al grupo por sus propios compañeros, sin que ninguna autoridad central tenga que aprobar las adhesiones.</w:t>
      </w:r>
    </w:p>
    <w:p w14:paraId="7FEBF97C" w14:textId="77777777" w:rsidR="00D24A66" w:rsidRPr="00AC1189" w:rsidRDefault="00D24A66" w:rsidP="00D24A66">
      <w:pPr>
        <w:pStyle w:val="Ttulo3"/>
        <w:rPr>
          <w:color w:val="auto"/>
        </w:rPr>
      </w:pPr>
      <w:bookmarkStart w:id="218" w:name="_Toc232095188"/>
      <w:bookmarkStart w:id="219" w:name="_Toc232096235"/>
      <w:bookmarkStart w:id="220" w:name="_Toc232147131"/>
      <w:r>
        <w:rPr>
          <w:color w:val="auto"/>
        </w:rPr>
        <w:t>El nodo génesis — wave 0</w:t>
      </w:r>
      <w:bookmarkEnd w:id="218"/>
      <w:bookmarkEnd w:id="219"/>
      <w:bookmarkEnd w:id="220"/>
    </w:p>
    <w:p w14:paraId="1ACF1830" w14:textId="77777777" w:rsidR="00D24A66" w:rsidRDefault="00D24A66" w:rsidP="00D24A66">
      <w:pPr>
        <w:spacing w:after="160" w:line="320" w:lineRule="auto"/>
        <w:jc w:val="both"/>
      </w:pPr>
      <w:r>
        <w:t>El convocante que crea una convocatoria con censo dinámico se convierte en el nodo génesis del grupo. Es el único miembro de la wave (onda) 0. El génesis está acreditado automáticamente desde el momento de la creación y tiene capacidad para enviar hasta 20 invitaciones personales.</w:t>
      </w:r>
    </w:p>
    <w:p w14:paraId="15DFB2F2" w14:textId="77777777" w:rsidR="00D24A66" w:rsidRDefault="00D24A66" w:rsidP="00D24A66">
      <w:pPr>
        <w:spacing w:after="160" w:line="320" w:lineRule="auto"/>
        <w:jc w:val="both"/>
      </w:pPr>
      <w:r>
        <w:t>El génesis es el punto de partida de la red de confianza. Su responsabilidad es invitar a las primeras personas en las que confía, que formarán la wave 1.</w:t>
      </w:r>
    </w:p>
    <w:p w14:paraId="41E0A8A8" w14:textId="77777777" w:rsidR="00D24A66" w:rsidRPr="00AC1189" w:rsidRDefault="00D24A66" w:rsidP="00D24A66">
      <w:pPr>
        <w:pStyle w:val="Ttulo3"/>
        <w:rPr>
          <w:color w:val="auto"/>
        </w:rPr>
      </w:pPr>
      <w:bookmarkStart w:id="221" w:name="_Toc232095189"/>
      <w:bookmarkStart w:id="222" w:name="_Toc232096236"/>
      <w:bookmarkStart w:id="223" w:name="_Toc232147132"/>
      <w:r>
        <w:rPr>
          <w:color w:val="auto"/>
        </w:rPr>
        <w:t>Wave 1 — Invitados directamente por el génesis</w:t>
      </w:r>
      <w:bookmarkEnd w:id="221"/>
      <w:bookmarkEnd w:id="222"/>
      <w:bookmarkEnd w:id="223"/>
    </w:p>
    <w:p w14:paraId="62B31E74" w14:textId="77777777" w:rsidR="00D24A66" w:rsidRDefault="00D24A66" w:rsidP="00D24A66">
      <w:pPr>
        <w:spacing w:after="160" w:line="320" w:lineRule="auto"/>
        <w:jc w:val="both"/>
      </w:pPr>
      <w:r>
        <w:t>Cuando el génesis genera un link de invitación y lo envía a alguien, esa persona usa el link para unirse al grupo. Al ser invitada directamente por el génesis (wave 0), queda acreditada automáticamente sin necesidad de avales adicionales. Pasa a formar parte de la wave 1.</w:t>
      </w:r>
    </w:p>
    <w:p w14:paraId="0CA437CA" w14:textId="77777777" w:rsidR="00D24A66" w:rsidRDefault="00D24A66" w:rsidP="00D24A66">
      <w:pPr>
        <w:spacing w:after="160" w:line="320" w:lineRule="auto"/>
        <w:jc w:val="both"/>
      </w:pPr>
      <w:r>
        <w:t>Los miembros de la wave 1 también pueden generar links de invitación, hasta un máximo de 10 cada uno.</w:t>
      </w:r>
    </w:p>
    <w:p w14:paraId="12FCE63A" w14:textId="77777777" w:rsidR="00D24A66" w:rsidRPr="00AC1189" w:rsidRDefault="00D24A66" w:rsidP="00D24A66">
      <w:pPr>
        <w:pStyle w:val="Ttulo3"/>
        <w:rPr>
          <w:color w:val="auto"/>
        </w:rPr>
      </w:pPr>
      <w:bookmarkStart w:id="224" w:name="_Toc232095190"/>
      <w:bookmarkStart w:id="225" w:name="_Toc232096237"/>
      <w:bookmarkStart w:id="226" w:name="_Toc232147133"/>
      <w:r>
        <w:rPr>
          <w:color w:val="auto"/>
        </w:rPr>
        <w:t>Wave 2 y siguientes — Avales necesarios</w:t>
      </w:r>
      <w:bookmarkEnd w:id="224"/>
      <w:bookmarkEnd w:id="225"/>
      <w:bookmarkEnd w:id="226"/>
    </w:p>
    <w:p w14:paraId="0B18E822" w14:textId="77777777" w:rsidR="00D24A66" w:rsidRDefault="00D24A66" w:rsidP="00D24A66">
      <w:pPr>
        <w:spacing w:after="160" w:line="320" w:lineRule="auto"/>
        <w:jc w:val="both"/>
      </w:pPr>
      <w:r>
        <w:t>Cuando un miembro de la wave 1 o superior invita a alguien, esa persona no queda acreditada automáticamente. Entra en estado de candidato pendiente y necesita recibir avales de miembros ya acreditados para ser aceptada.</w:t>
      </w:r>
    </w:p>
    <w:p w14:paraId="558E2882" w14:textId="77777777" w:rsidR="00D24A66" w:rsidRDefault="00D24A66" w:rsidP="00D24A66">
      <w:pPr>
        <w:spacing w:after="160" w:line="320" w:lineRule="auto"/>
        <w:jc w:val="both"/>
      </w:pPr>
      <w:r>
        <w:lastRenderedPageBreak/>
        <w:t>El número de avales necesarios para que un candidato sea acreditado está configurado por el grupo (vouch_threshold). Cuando un candidato acumula suficientes avales, queda acreditado automáticamente y pasa a pertenecer a la wave correspondiente.</w:t>
      </w:r>
    </w:p>
    <w:p w14:paraId="49B4D9FE" w14:textId="77777777" w:rsidR="00D24A66" w:rsidRPr="00AC1189" w:rsidRDefault="00D24A66" w:rsidP="00D24A66">
      <w:pPr>
        <w:pStyle w:val="Ttulo3"/>
        <w:rPr>
          <w:color w:val="auto"/>
        </w:rPr>
      </w:pPr>
      <w:bookmarkStart w:id="227" w:name="_Toc232095191"/>
      <w:bookmarkStart w:id="228" w:name="_Toc232096238"/>
      <w:bookmarkStart w:id="229" w:name="_Toc232147134"/>
      <w:r>
        <w:rPr>
          <w:color w:val="auto"/>
        </w:rPr>
        <w:t>Propiedades de los links de invitación</w:t>
      </w:r>
      <w:bookmarkEnd w:id="227"/>
      <w:bookmarkEnd w:id="228"/>
      <w:bookmarkEnd w:id="229"/>
    </w:p>
    <w:p w14:paraId="3A1BCC27" w14:textId="77777777" w:rsidR="00D24A66" w:rsidRDefault="00D24A66" w:rsidP="00D24A66">
      <w:pPr>
        <w:pStyle w:val="Prrafodelista"/>
        <w:numPr>
          <w:ilvl w:val="0"/>
          <w:numId w:val="8"/>
        </w:numPr>
        <w:spacing w:before="80" w:after="80"/>
      </w:pPr>
      <w:r>
        <w:t>Son de un solo uso: una vez que alguien los usa, quedan invalidados.</w:t>
      </w:r>
    </w:p>
    <w:p w14:paraId="5773B6B4" w14:textId="77777777" w:rsidR="00D24A66" w:rsidRDefault="00D24A66" w:rsidP="00D24A66">
      <w:pPr>
        <w:pStyle w:val="Prrafodelista"/>
        <w:numPr>
          <w:ilvl w:val="0"/>
          <w:numId w:val="8"/>
        </w:numPr>
        <w:spacing w:before="80" w:after="80"/>
      </w:pPr>
      <w:r>
        <w:t>Caducan en 48 horas desde su generación.</w:t>
      </w:r>
    </w:p>
    <w:p w14:paraId="0D34FC9F" w14:textId="77777777" w:rsidR="00D24A66" w:rsidRDefault="00D24A66" w:rsidP="00D24A66">
      <w:pPr>
        <w:pStyle w:val="Prrafodelista"/>
        <w:numPr>
          <w:ilvl w:val="0"/>
          <w:numId w:val="8"/>
        </w:numPr>
        <w:spacing w:before="80" w:after="80"/>
      </w:pPr>
      <w:r>
        <w:t>El génesis puede generar hasta 20 links. El resto de miembros acreditados, hasta 10.</w:t>
      </w:r>
    </w:p>
    <w:p w14:paraId="44CC2273" w14:textId="77777777" w:rsidR="00D24A66" w:rsidRDefault="00D24A66" w:rsidP="00D24A66">
      <w:pPr>
        <w:pStyle w:val="Prrafodelista"/>
        <w:numPr>
          <w:ilvl w:val="0"/>
          <w:numId w:val="8"/>
        </w:numPr>
        <w:spacing w:before="80" w:after="80"/>
      </w:pPr>
      <w:r>
        <w:t>El link lleva incorporada la identidad del invitador, lo que permite al sistema saber de qué onda proviene el candidato.</w:t>
      </w:r>
    </w:p>
    <w:p w14:paraId="66526294" w14:textId="77777777" w:rsidR="00D24A66" w:rsidRPr="00AC1189" w:rsidRDefault="00D24A66" w:rsidP="00D24A66">
      <w:pPr>
        <w:pStyle w:val="Ttulo3"/>
        <w:rPr>
          <w:color w:val="auto"/>
        </w:rPr>
      </w:pPr>
      <w:bookmarkStart w:id="230" w:name="_Toc232095192"/>
      <w:bookmarkStart w:id="231" w:name="_Toc232096239"/>
      <w:bookmarkStart w:id="232" w:name="_Toc232147135"/>
      <w:r>
        <w:rPr>
          <w:color w:val="auto"/>
        </w:rPr>
        <w:t>La pantalla Mi Grupo</w:t>
      </w:r>
      <w:bookmarkEnd w:id="230"/>
      <w:bookmarkEnd w:id="231"/>
      <w:bookmarkEnd w:id="232"/>
    </w:p>
    <w:p w14:paraId="019CA894" w14:textId="77777777" w:rsidR="00D24A66" w:rsidRDefault="00D24A66" w:rsidP="00D24A66">
      <w:pPr>
        <w:spacing w:after="160" w:line="320" w:lineRule="auto"/>
        <w:jc w:val="both"/>
      </w:pPr>
      <w:r>
        <w:t>Los convocantes y miembros de una convocatoria con censo dinámico tienen acceso a la pantalla Mi Grupo, donde pueden:</w:t>
      </w:r>
    </w:p>
    <w:p w14:paraId="71FBDCF3" w14:textId="77777777" w:rsidR="00D24A66" w:rsidRDefault="00D24A66" w:rsidP="00D24A66">
      <w:pPr>
        <w:pStyle w:val="Prrafodelista"/>
        <w:numPr>
          <w:ilvl w:val="0"/>
          <w:numId w:val="8"/>
        </w:numPr>
        <w:spacing w:before="80" w:after="80"/>
      </w:pPr>
      <w:r>
        <w:t>Ver el número de miembros acreditados y el objetivo configurado.</w:t>
      </w:r>
    </w:p>
    <w:p w14:paraId="66585667" w14:textId="77777777" w:rsidR="00D24A66" w:rsidRDefault="00D24A66" w:rsidP="00D24A66">
      <w:pPr>
        <w:pStyle w:val="Prrafodelista"/>
        <w:numPr>
          <w:ilvl w:val="0"/>
          <w:numId w:val="8"/>
        </w:numPr>
        <w:spacing w:before="80" w:after="80"/>
      </w:pPr>
      <w:r>
        <w:t>Ver la lista de candidatos pendientes con el número de avales que han recibido y si ya les has avalado tú.</w:t>
      </w:r>
    </w:p>
    <w:p w14:paraId="65F7AA06" w14:textId="77777777" w:rsidR="00D24A66" w:rsidRDefault="00D24A66" w:rsidP="00D24A66">
      <w:pPr>
        <w:pStyle w:val="Prrafodelista"/>
        <w:numPr>
          <w:ilvl w:val="0"/>
          <w:numId w:val="8"/>
        </w:numPr>
        <w:spacing w:before="80" w:after="80"/>
      </w:pPr>
      <w:r>
        <w:t>Avalar a candidatos pendientes pulsando el botón correspondiente.</w:t>
      </w:r>
    </w:p>
    <w:p w14:paraId="694284A4" w14:textId="77777777" w:rsidR="00D24A66" w:rsidRDefault="00D24A66" w:rsidP="00D24A66">
      <w:pPr>
        <w:pStyle w:val="Prrafodelista"/>
        <w:numPr>
          <w:ilvl w:val="0"/>
          <w:numId w:val="8"/>
        </w:numPr>
        <w:spacing w:before="80" w:after="80"/>
      </w:pPr>
      <w:r>
        <w:t>Generar un nuevo link de invitación personal para compartir con personas de confianza.</w:t>
      </w:r>
    </w:p>
    <w:p w14:paraId="37E766F6" w14:textId="77777777" w:rsidR="00D24A66" w:rsidRDefault="00D24A66" w:rsidP="00D24A66">
      <w:pPr>
        <w:pStyle w:val="Prrafodelista"/>
        <w:numPr>
          <w:ilvl w:val="0"/>
          <w:numId w:val="8"/>
        </w:numPr>
        <w:spacing w:before="80" w:after="80"/>
      </w:pPr>
      <w:r>
        <w:t>Ver cuántos avales te quedan disponibles.</w:t>
      </w:r>
    </w:p>
    <w:p w14:paraId="4365CDF9"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sz w:val="20"/>
          <w:szCs w:val="20"/>
        </w:rPr>
        <w:t xml:space="preserve">Importante:  </w:t>
      </w:r>
      <w:r>
        <w:rPr>
          <w:color w:val="333333"/>
          <w:sz w:val="20"/>
          <w:szCs w:val="20"/>
        </w:rPr>
        <w:t>Solo los miembros acreditados pueden avalar candidatos y generar links de invitación. Un candidato pendiente que aún no ha sido acreditado no puede invitar ni avalar a nadie.</w:t>
      </w:r>
    </w:p>
    <w:p w14:paraId="339BA4CC" w14:textId="77777777" w:rsidR="00D24A66" w:rsidRPr="00AC1189" w:rsidRDefault="00D24A66" w:rsidP="00D24A66">
      <w:pPr>
        <w:pStyle w:val="Ttulo2"/>
        <w:rPr>
          <w:color w:val="auto"/>
        </w:rPr>
      </w:pPr>
      <w:bookmarkStart w:id="233" w:name="_Toc232095193"/>
      <w:bookmarkStart w:id="234" w:name="_Toc232096240"/>
      <w:bookmarkStart w:id="235" w:name="_Toc232147136"/>
      <w:r>
        <w:rPr>
          <w:color w:val="auto"/>
        </w:rPr>
        <w:t>2.5 Cuándo usar el tipo Global</w:t>
      </w:r>
      <w:bookmarkEnd w:id="233"/>
      <w:bookmarkEnd w:id="234"/>
      <w:bookmarkEnd w:id="235"/>
    </w:p>
    <w:p w14:paraId="750DE9B1" w14:textId="77777777" w:rsidR="00D24A66" w:rsidRDefault="00D24A66" w:rsidP="00D24A66">
      <w:pPr>
        <w:spacing w:after="160" w:line="320" w:lineRule="auto"/>
        <w:jc w:val="both"/>
      </w:pPr>
      <w:r>
        <w:t>Usa el tipo Global cuando la queja afecta a un organismo internacional, a una empresa multinacional que gestiona servicios públicos, o cuando quieres recoger adhesiones sin restricción geográfica.</w:t>
      </w:r>
    </w:p>
    <w:p w14:paraId="31CB255C" w14:textId="77777777" w:rsidR="00D24A66" w:rsidRDefault="00D24A66" w:rsidP="00D24A66">
      <w:pPr>
        <w:spacing w:after="160" w:line="320" w:lineRule="auto"/>
        <w:jc w:val="both"/>
      </w:pPr>
      <w:r>
        <w:t>Ejemplos apropiados:</w:t>
      </w:r>
    </w:p>
    <w:p w14:paraId="59651037" w14:textId="77777777" w:rsidR="00D24A66" w:rsidRDefault="00D24A66" w:rsidP="00D24A66">
      <w:pPr>
        <w:pStyle w:val="Prrafodelista"/>
        <w:numPr>
          <w:ilvl w:val="0"/>
          <w:numId w:val="8"/>
        </w:numPr>
        <w:spacing w:before="80" w:after="80"/>
      </w:pPr>
      <w:r>
        <w:t>Queja sobre una institución de la Unión Europea.</w:t>
      </w:r>
    </w:p>
    <w:p w14:paraId="152BE700" w14:textId="77777777" w:rsidR="00D24A66" w:rsidRDefault="00D24A66" w:rsidP="00D24A66">
      <w:pPr>
        <w:pStyle w:val="Prrafodelista"/>
        <w:numPr>
          <w:ilvl w:val="0"/>
          <w:numId w:val="8"/>
        </w:numPr>
        <w:spacing w:before="80" w:after="80"/>
      </w:pPr>
      <w:r>
        <w:t>Queja sobre un organismo internacional (ONU, FMI, Banco Mundial) por actuaciones documentadas.</w:t>
      </w:r>
    </w:p>
    <w:p w14:paraId="50499662" w14:textId="77777777" w:rsidR="00D24A66" w:rsidRDefault="00D24A66" w:rsidP="00D24A66">
      <w:pPr>
        <w:pStyle w:val="Prrafodelista"/>
        <w:numPr>
          <w:ilvl w:val="0"/>
          <w:numId w:val="8"/>
        </w:numPr>
        <w:spacing w:before="80" w:after="80"/>
      </w:pPr>
      <w:r>
        <w:t>Queja sobre una empresa concesionaria de servicios públicos que opera en múltiples países.</w:t>
      </w:r>
    </w:p>
    <w:p w14:paraId="321B0DF6" w14:textId="77777777" w:rsidR="00D24A66" w:rsidRDefault="00D24A66" w:rsidP="00D24A66">
      <w:pPr>
        <w:spacing w:after="160" w:line="320" w:lineRule="auto"/>
        <w:jc w:val="both"/>
      </w:pPr>
      <w:r>
        <w:t>Sin restricción geográfica, el informe siempre mostrará la distribución de participantes por países. Un resultado muy concentrado geográficamente en un solo país puede restar credibilidad a una convocatoria que se presenta como global.</w:t>
      </w:r>
    </w:p>
    <w:p w14:paraId="52F36078" w14:textId="77777777" w:rsidR="00D24A66" w:rsidRDefault="00D24A66" w:rsidP="00D24A66">
      <w:r>
        <w:br w:type="page"/>
      </w:r>
    </w:p>
    <w:p w14:paraId="5DC8CE15" w14:textId="77777777" w:rsidR="00D24A66" w:rsidRPr="00AC1189" w:rsidRDefault="00D24A66" w:rsidP="00D24A66">
      <w:pPr>
        <w:pStyle w:val="Ttulo1"/>
        <w:pBdr>
          <w:bottom w:val="single" w:sz="4" w:space="6" w:color="2E6DA4"/>
        </w:pBdr>
        <w:rPr>
          <w:color w:val="auto"/>
        </w:rPr>
      </w:pPr>
      <w:bookmarkStart w:id="236" w:name="_Toc232095194"/>
      <w:bookmarkStart w:id="237" w:name="_Toc232147137"/>
      <w:r>
        <w:rPr>
          <w:color w:val="auto"/>
        </w:rPr>
        <w:lastRenderedPageBreak/>
        <w:t>3. Crear la convocatoria paso a paso</w:t>
      </w:r>
      <w:bookmarkEnd w:id="236"/>
      <w:bookmarkEnd w:id="237"/>
    </w:p>
    <w:p w14:paraId="7B96EA72" w14:textId="77777777" w:rsidR="00D24A66" w:rsidRDefault="00D24A66" w:rsidP="00D24A66">
      <w:pPr>
        <w:spacing w:after="160" w:line="320" w:lineRule="auto"/>
        <w:jc w:val="both"/>
      </w:pPr>
      <w:r>
        <w:t>Accede a la pantalla de creación pulsando el botón CONVOCAR en la barra de navegación inferior de la aplicación. Si es la primera vez que usas Voice Protest, tendrás que verificar tu número de teléfono antes de acceder al formulario.</w:t>
      </w:r>
    </w:p>
    <w:p w14:paraId="67AD0A0D" w14:textId="77777777" w:rsidR="00D24A66" w:rsidRPr="00AC1189" w:rsidRDefault="00D24A66" w:rsidP="00D24A66">
      <w:pPr>
        <w:pStyle w:val="Ttulo2"/>
        <w:rPr>
          <w:color w:val="auto"/>
        </w:rPr>
      </w:pPr>
      <w:bookmarkStart w:id="238" w:name="_Toc232095195"/>
      <w:bookmarkStart w:id="239" w:name="_Toc232096242"/>
      <w:bookmarkStart w:id="240" w:name="_Toc232147138"/>
      <w:r>
        <w:rPr>
          <w:color w:val="auto"/>
        </w:rPr>
        <w:t>3.1 El formulario de creación — campo por campo</w:t>
      </w:r>
      <w:bookmarkEnd w:id="238"/>
      <w:bookmarkEnd w:id="239"/>
      <w:bookmarkEnd w:id="240"/>
    </w:p>
    <w:p w14:paraId="746791A0" w14:textId="77777777" w:rsidR="00D24A66" w:rsidRPr="00AC1189" w:rsidRDefault="00D24A66" w:rsidP="00D24A66">
      <w:pPr>
        <w:pStyle w:val="Ttulo3"/>
        <w:rPr>
          <w:color w:val="auto"/>
        </w:rPr>
      </w:pPr>
      <w:bookmarkStart w:id="241" w:name="_Toc232095196"/>
      <w:bookmarkStart w:id="242" w:name="_Toc232096243"/>
      <w:bookmarkStart w:id="243" w:name="_Toc232147139"/>
      <w:r>
        <w:rPr>
          <w:color w:val="auto"/>
        </w:rPr>
        <w:t>Título</w:t>
      </w:r>
      <w:bookmarkEnd w:id="241"/>
      <w:bookmarkEnd w:id="242"/>
      <w:bookmarkEnd w:id="243"/>
    </w:p>
    <w:p w14:paraId="444A9F76" w14:textId="77777777" w:rsidR="00D24A66" w:rsidRDefault="00D24A66" w:rsidP="00D24A66">
      <w:pPr>
        <w:spacing w:after="160" w:line="320" w:lineRule="auto"/>
        <w:jc w:val="both"/>
      </w:pPr>
      <w:r>
        <w:t>El título es lo primero que verán los posibles participantes y los medios de comunicación. Debe ser claro, específico y no sensacionalista. Un buen título identifica la institución, el tipo de abuso y el contexto.</w:t>
      </w:r>
    </w:p>
    <w:p w14:paraId="7DD440EA" w14:textId="77777777" w:rsidR="00D24A66" w:rsidRDefault="00D24A66" w:rsidP="00D24A66">
      <w:pPr>
        <w:spacing w:after="160" w:line="320" w:lineRule="auto"/>
        <w:jc w:val="both"/>
      </w:pPr>
      <w:r>
        <w:t>Ejemplos de títulos bien formulados:</w:t>
      </w:r>
    </w:p>
    <w:p w14:paraId="52CB430C" w14:textId="77777777" w:rsidR="00D24A66" w:rsidRDefault="00D24A66" w:rsidP="00D24A66">
      <w:pPr>
        <w:pStyle w:val="Prrafodelista"/>
        <w:numPr>
          <w:ilvl w:val="0"/>
          <w:numId w:val="8"/>
        </w:numPr>
        <w:spacing w:before="80" w:after="80"/>
      </w:pPr>
      <w:r>
        <w:t>«Contra la gestión opaca de contratos en el Ayuntamiento de X — documentado en informe de auditoría»</w:t>
      </w:r>
    </w:p>
    <w:p w14:paraId="5AD80EE1" w14:textId="77777777" w:rsidR="00D24A66" w:rsidRDefault="00D24A66" w:rsidP="00D24A66">
      <w:pPr>
        <w:pStyle w:val="Prrafodelista"/>
        <w:numPr>
          <w:ilvl w:val="0"/>
          <w:numId w:val="8"/>
        </w:numPr>
        <w:spacing w:before="80" w:after="80"/>
      </w:pPr>
      <w:r>
        <w:t>«Queja formal por nepotismo en nombramientos del Ministerio de Y»</w:t>
      </w:r>
    </w:p>
    <w:p w14:paraId="2DBFC0AE" w14:textId="77777777" w:rsidR="00D24A66" w:rsidRDefault="00D24A66" w:rsidP="00D24A66">
      <w:pPr>
        <w:pStyle w:val="Prrafodelista"/>
        <w:numPr>
          <w:ilvl w:val="0"/>
          <w:numId w:val="8"/>
        </w:numPr>
        <w:spacing w:before="80" w:after="80"/>
      </w:pPr>
      <w:r>
        <w:t>«Denuncia ciudadana por negligencia documentada en el Hospital Z»</w:t>
      </w:r>
    </w:p>
    <w:p w14:paraId="304F9F1D" w14:textId="77777777" w:rsidR="00D24A66" w:rsidRDefault="00D24A66" w:rsidP="00D24A66">
      <w:pPr>
        <w:spacing w:after="160" w:line="320" w:lineRule="auto"/>
        <w:jc w:val="both"/>
      </w:pPr>
      <w:r>
        <w:t>Evita títulos que sean acusaciones sin base documental, que nombren a individuos privados, o que sean excesivamente vagos.</w:t>
      </w:r>
    </w:p>
    <w:p w14:paraId="7997F572" w14:textId="77777777" w:rsidR="00D24A66" w:rsidRPr="00AC1189" w:rsidRDefault="00D24A66" w:rsidP="00D24A66">
      <w:pPr>
        <w:pStyle w:val="Ttulo3"/>
        <w:rPr>
          <w:color w:val="auto"/>
        </w:rPr>
      </w:pPr>
      <w:bookmarkStart w:id="244" w:name="_Toc232095197"/>
      <w:bookmarkStart w:id="245" w:name="_Toc232096244"/>
      <w:bookmarkStart w:id="246" w:name="_Toc232147140"/>
      <w:r>
        <w:rPr>
          <w:color w:val="auto"/>
        </w:rPr>
        <w:t>Descripción</w:t>
      </w:r>
      <w:bookmarkEnd w:id="244"/>
      <w:bookmarkEnd w:id="245"/>
      <w:bookmarkEnd w:id="246"/>
    </w:p>
    <w:p w14:paraId="55B0156B" w14:textId="77777777" w:rsidR="00D24A66" w:rsidRDefault="00D24A66" w:rsidP="00D24A66">
      <w:pPr>
        <w:spacing w:after="160" w:line="320" w:lineRule="auto"/>
        <w:jc w:val="both"/>
      </w:pPr>
      <w:r>
        <w:t>La descripción amplía el título con el contexto necesario para que cualquier persona pueda entender la queja sin conocer el caso previamente. Debe explicar qué ha ocurrido, cuándo, cómo afecta a los ciudadanos y por qué constituye un abuso institucional.</w:t>
      </w:r>
    </w:p>
    <w:p w14:paraId="5F327F36" w14:textId="77777777" w:rsidR="00D24A66" w:rsidRPr="00AC1189" w:rsidRDefault="00D24A66" w:rsidP="00D24A66">
      <w:pPr>
        <w:pStyle w:val="Ttulo3"/>
        <w:rPr>
          <w:color w:val="auto"/>
        </w:rPr>
      </w:pPr>
      <w:bookmarkStart w:id="247" w:name="_Toc232095198"/>
      <w:bookmarkStart w:id="248" w:name="_Toc232096245"/>
      <w:bookmarkStart w:id="249" w:name="_Toc232147141"/>
      <w:r>
        <w:rPr>
          <w:color w:val="auto"/>
        </w:rPr>
        <w:t>Demandas</w:t>
      </w:r>
      <w:bookmarkEnd w:id="247"/>
      <w:bookmarkEnd w:id="248"/>
      <w:bookmarkEnd w:id="249"/>
    </w:p>
    <w:p w14:paraId="2F47368D" w14:textId="77777777" w:rsidR="00D24A66" w:rsidRDefault="00D24A66" w:rsidP="00D24A66">
      <w:pPr>
        <w:spacing w:after="160" w:line="320" w:lineRule="auto"/>
        <w:jc w:val="both"/>
      </w:pPr>
      <w:r>
        <w:t>Las demandas son lo que la convocatoria exige concretamente a la institución destinataria. Deben ser específicas, dirigidas a la institución responsable, y técnicamente posibles. Una demanda bien formulada es: «Exigimos la publicación inmediata de los contratos adjudicados en los últimos 4 años por el organismo X». Una demanda mal formulada es: «Exigimos que paren de corromper».</w:t>
      </w:r>
    </w:p>
    <w:p w14:paraId="5A048355" w14:textId="77777777" w:rsidR="00D24A66" w:rsidRPr="00AC1189" w:rsidRDefault="00D24A66" w:rsidP="00D24A66">
      <w:pPr>
        <w:pStyle w:val="Ttulo3"/>
        <w:rPr>
          <w:color w:val="auto"/>
        </w:rPr>
      </w:pPr>
      <w:bookmarkStart w:id="250" w:name="_Toc232095199"/>
      <w:bookmarkStart w:id="251" w:name="_Toc232096246"/>
      <w:bookmarkStart w:id="252" w:name="_Toc232147142"/>
      <w:r>
        <w:rPr>
          <w:color w:val="auto"/>
        </w:rPr>
        <w:t>Tipo de convocatoria</w:t>
      </w:r>
      <w:bookmarkEnd w:id="250"/>
      <w:bookmarkEnd w:id="251"/>
      <w:bookmarkEnd w:id="252"/>
    </w:p>
    <w:p w14:paraId="7A2F31FC" w14:textId="77777777" w:rsidR="00D24A66" w:rsidRDefault="00D24A66" w:rsidP="00D24A66">
      <w:pPr>
        <w:spacing w:after="160" w:line="320" w:lineRule="auto"/>
        <w:jc w:val="both"/>
      </w:pPr>
      <w:r>
        <w:t>Selecciona uno de los cuatro tipos: Nacional, Regional, Local (ciudad/municipio) o Global. La selección determina qué campos adicionales aparecen y la duración por defecto de la convocatoria.</w:t>
      </w:r>
    </w:p>
    <w:p w14:paraId="7F9D9624" w14:textId="77777777" w:rsidR="00D24A66" w:rsidRPr="00AC1189" w:rsidRDefault="00D24A66" w:rsidP="00D24A66">
      <w:pPr>
        <w:pStyle w:val="Ttulo3"/>
        <w:rPr>
          <w:color w:val="auto"/>
        </w:rPr>
      </w:pPr>
      <w:bookmarkStart w:id="253" w:name="_Toc232095200"/>
      <w:bookmarkStart w:id="254" w:name="_Toc232096247"/>
      <w:bookmarkStart w:id="255" w:name="_Toc232147143"/>
      <w:r>
        <w:rPr>
          <w:color w:val="auto"/>
        </w:rPr>
        <w:t>País (Nacional y Local/Regional)</w:t>
      </w:r>
      <w:bookmarkEnd w:id="253"/>
      <w:bookmarkEnd w:id="254"/>
      <w:bookmarkEnd w:id="255"/>
    </w:p>
    <w:p w14:paraId="5B95DE2F" w14:textId="77777777" w:rsidR="00D24A66" w:rsidRDefault="00D24A66" w:rsidP="00D24A66">
      <w:pPr>
        <w:spacing w:after="160" w:line="320" w:lineRule="auto"/>
        <w:jc w:val="both"/>
      </w:pPr>
      <w:r>
        <w:t>Para convocatorias nacionales y locales, selecciona el país al que pertenece la institución destinataria. Este campo determina el prefijo SIM que se usará para verificar la elegibilidad de los participantes.</w:t>
      </w:r>
    </w:p>
    <w:p w14:paraId="1F799BB3" w14:textId="77777777" w:rsidR="00D24A66" w:rsidRPr="00AC1189" w:rsidRDefault="00D24A66" w:rsidP="00D24A66">
      <w:pPr>
        <w:pStyle w:val="Ttulo3"/>
        <w:rPr>
          <w:color w:val="auto"/>
        </w:rPr>
      </w:pPr>
      <w:bookmarkStart w:id="256" w:name="_Toc232095201"/>
      <w:bookmarkStart w:id="257" w:name="_Toc232096248"/>
      <w:bookmarkStart w:id="258" w:name="_Toc232147144"/>
      <w:r>
        <w:rPr>
          <w:color w:val="auto"/>
        </w:rPr>
        <w:lastRenderedPageBreak/>
        <w:t>Región (Local/Regional)</w:t>
      </w:r>
      <w:bookmarkEnd w:id="256"/>
      <w:bookmarkEnd w:id="257"/>
      <w:bookmarkEnd w:id="258"/>
    </w:p>
    <w:p w14:paraId="1756E7B7" w14:textId="77777777" w:rsidR="00D24A66" w:rsidRDefault="00D24A66" w:rsidP="00D24A66">
      <w:pPr>
        <w:spacing w:after="160" w:line="320" w:lineRule="auto"/>
        <w:jc w:val="both"/>
      </w:pPr>
      <w:r>
        <w:t>Introduce el nombre de la región, provincia, comunidad autónoma o municipio al que se refiere la convocatoria. Este campo es de texto libre — no hay una lista cerrada de regiones. Usa el nombre oficial o más reconocible.</w:t>
      </w:r>
    </w:p>
    <w:p w14:paraId="7C04081B" w14:textId="77777777" w:rsidR="00D24A66" w:rsidRPr="00AC1189" w:rsidRDefault="00D24A66" w:rsidP="00D24A66">
      <w:pPr>
        <w:pStyle w:val="Ttulo3"/>
        <w:rPr>
          <w:color w:val="auto"/>
        </w:rPr>
      </w:pPr>
      <w:bookmarkStart w:id="259" w:name="_Toc232095202"/>
      <w:bookmarkStart w:id="260" w:name="_Toc232096249"/>
      <w:bookmarkStart w:id="261" w:name="_Toc232147145"/>
      <w:r>
        <w:rPr>
          <w:color w:val="auto"/>
        </w:rPr>
        <w:t>Institución (opcional, Local/Regional)</w:t>
      </w:r>
      <w:bookmarkEnd w:id="259"/>
      <w:bookmarkEnd w:id="260"/>
      <w:bookmarkEnd w:id="261"/>
    </w:p>
    <w:p w14:paraId="41B7EF97" w14:textId="77777777" w:rsidR="00D24A66" w:rsidRDefault="00D24A66" w:rsidP="00D24A66">
      <w:pPr>
        <w:spacing w:after="160" w:line="320" w:lineRule="auto"/>
        <w:jc w:val="both"/>
      </w:pPr>
      <w:r>
        <w:t>Si la queja es específica de una institución con personal verificable por correo electrónico, introduce el nombre de esa institución. Al rellenar este campo, aparecerá el campo de dominio de email.</w:t>
      </w:r>
    </w:p>
    <w:p w14:paraId="486F5064" w14:textId="77777777" w:rsidR="00D24A66" w:rsidRPr="00AC1189" w:rsidRDefault="00D24A66" w:rsidP="00D24A66">
      <w:pPr>
        <w:pStyle w:val="Ttulo3"/>
        <w:rPr>
          <w:color w:val="auto"/>
        </w:rPr>
      </w:pPr>
      <w:bookmarkStart w:id="262" w:name="_Toc232095203"/>
      <w:bookmarkStart w:id="263" w:name="_Toc232096250"/>
      <w:bookmarkStart w:id="264" w:name="_Toc232147146"/>
      <w:r>
        <w:rPr>
          <w:color w:val="auto"/>
        </w:rPr>
        <w:t>Dominio de email (opcional, aparece si se ha rellenado Institución)</w:t>
      </w:r>
      <w:bookmarkEnd w:id="262"/>
      <w:bookmarkEnd w:id="263"/>
      <w:bookmarkEnd w:id="264"/>
    </w:p>
    <w:p w14:paraId="716BF2AD" w14:textId="77777777" w:rsidR="00D24A66" w:rsidRDefault="00D24A66" w:rsidP="00D24A66">
      <w:pPr>
        <w:spacing w:after="160" w:line="320" w:lineRule="auto"/>
        <w:jc w:val="both"/>
      </w:pPr>
      <w:r>
        <w:t>Introduce el dominio de correo electrónico de la institución, sin el símbolo @. Por ejemplo: uu.nl, uab.cat, ayuntamiento-alcobendas.es. Si configuras este campo, solo podrán adherirse participantes que verifiquen una dirección de correo de ese dominio. El sistema acepta un único dominio por convocatoria en la versión actual.</w:t>
      </w:r>
    </w:p>
    <w:p w14:paraId="5549DBB2" w14:textId="77777777" w:rsidR="00D24A66" w:rsidRPr="00AC1189" w:rsidRDefault="00D24A66" w:rsidP="00D24A66">
      <w:pPr>
        <w:pStyle w:val="Ttulo3"/>
        <w:rPr>
          <w:color w:val="auto"/>
        </w:rPr>
      </w:pPr>
      <w:bookmarkStart w:id="265" w:name="_Toc232095204"/>
      <w:bookmarkStart w:id="266" w:name="_Toc232096251"/>
      <w:bookmarkStart w:id="267" w:name="_Toc232147147"/>
      <w:r>
        <w:rPr>
          <w:color w:val="auto"/>
        </w:rPr>
        <w:t>Modo de participación (aparece si se ha configurado dominio de email)</w:t>
      </w:r>
      <w:bookmarkEnd w:id="265"/>
      <w:bookmarkEnd w:id="266"/>
      <w:bookmarkEnd w:id="267"/>
    </w:p>
    <w:p w14:paraId="0D7E1774" w14:textId="77777777" w:rsidR="00D24A66" w:rsidRDefault="00D24A66" w:rsidP="00D24A66">
      <w:pPr>
        <w:spacing w:after="160" w:line="320" w:lineRule="auto"/>
        <w:jc w:val="both"/>
      </w:pPr>
      <w:r>
        <w:t>Una vez configurado el dominio, debes elegir entre dos modos:</w:t>
      </w:r>
    </w:p>
    <w:p w14:paraId="3956842C" w14:textId="77777777" w:rsidR="00D24A66" w:rsidRDefault="00D24A66" w:rsidP="00D24A66">
      <w:pPr>
        <w:pStyle w:val="Prrafodelista"/>
        <w:numPr>
          <w:ilvl w:val="0"/>
          <w:numId w:val="8"/>
        </w:numPr>
        <w:spacing w:before="80" w:after="80"/>
      </w:pPr>
      <w:r>
        <w:t>La institución entera — cualquier persona con correo del dominio puede adherirse directamente mediante verificación OTP. No se requiere invitación previa.</w:t>
      </w:r>
    </w:p>
    <w:p w14:paraId="47196D51" w14:textId="77777777" w:rsidR="00D24A66" w:rsidRDefault="00D24A66" w:rsidP="00D24A66">
      <w:pPr>
        <w:pStyle w:val="Prrafodelista"/>
        <w:numPr>
          <w:ilvl w:val="0"/>
          <w:numId w:val="8"/>
        </w:numPr>
        <w:spacing w:before="80" w:after="80"/>
      </w:pPr>
      <w:r>
        <w:t>Un departamento o grupo específico — activa el sistema de censo dinámico. La participación queda restringida a personas invitadas y avaladas por miembros del grupo. Ver capítulo 2.4 para la descripción completa del sistema.</w:t>
      </w:r>
    </w:p>
    <w:p w14:paraId="35839464" w14:textId="77777777" w:rsidR="00D24A66" w:rsidRPr="00AC1189" w:rsidRDefault="00D24A66" w:rsidP="00D24A66">
      <w:pPr>
        <w:pStyle w:val="Ttulo3"/>
        <w:rPr>
          <w:color w:val="auto"/>
        </w:rPr>
      </w:pPr>
      <w:bookmarkStart w:id="268" w:name="_Toc232095205"/>
      <w:bookmarkStart w:id="269" w:name="_Toc232096252"/>
      <w:bookmarkStart w:id="270" w:name="_Toc232147148"/>
      <w:r>
        <w:rPr>
          <w:color w:val="auto"/>
        </w:rPr>
        <w:t>Institución destinataria / Focal point</w:t>
      </w:r>
      <w:bookmarkEnd w:id="268"/>
      <w:bookmarkEnd w:id="269"/>
      <w:bookmarkEnd w:id="270"/>
    </w:p>
    <w:p w14:paraId="13E0A39C" w14:textId="77777777" w:rsidR="00D24A66" w:rsidRDefault="00D24A66" w:rsidP="00D24A66">
      <w:pPr>
        <w:spacing w:after="160" w:line="320" w:lineRule="auto"/>
        <w:jc w:val="both"/>
      </w:pPr>
      <w:r>
        <w:t>El cargo o institución concreta a la que va dirigida la queja. Puede ser un ministerio, una alcaldía, un consejo de administración, un organismo regulador. Este campo puede vincularse opcionalmente a la base de datos de Wikidata para verificar que corresponde a una entidad pública real.</w:t>
      </w:r>
    </w:p>
    <w:p w14:paraId="2BF16500" w14:textId="77777777" w:rsidR="00D24A66" w:rsidRPr="00AC1189" w:rsidRDefault="00D24A66" w:rsidP="00D24A66">
      <w:pPr>
        <w:pStyle w:val="Ttulo3"/>
        <w:rPr>
          <w:color w:val="auto"/>
        </w:rPr>
      </w:pPr>
      <w:bookmarkStart w:id="271" w:name="_Toc232095206"/>
      <w:bookmarkStart w:id="272" w:name="_Toc232096253"/>
      <w:bookmarkStart w:id="273" w:name="_Toc232147149"/>
      <w:r>
        <w:rPr>
          <w:color w:val="auto"/>
        </w:rPr>
        <w:t>Categoría</w:t>
      </w:r>
      <w:bookmarkEnd w:id="271"/>
      <w:bookmarkEnd w:id="272"/>
      <w:bookmarkEnd w:id="273"/>
    </w:p>
    <w:p w14:paraId="66BC75DB" w14:textId="77777777" w:rsidR="00D24A66" w:rsidRDefault="00D24A66" w:rsidP="00D24A66">
      <w:pPr>
        <w:spacing w:after="160" w:line="320" w:lineRule="auto"/>
        <w:jc w:val="both"/>
      </w:pPr>
      <w:r>
        <w:t>Clasifica el tipo de abuso denunciado. Las categorías disponibles son: corrupción, nepotismo, negligencia, opacidad, represión y otras. Esta clasificación ayuda a los usuarios a filtrar convocatorias por tipo de abuso.</w:t>
      </w:r>
    </w:p>
    <w:p w14:paraId="67024FFD" w14:textId="77777777" w:rsidR="00D24A66" w:rsidRPr="00AC1189" w:rsidRDefault="00D24A66" w:rsidP="00D24A66">
      <w:pPr>
        <w:pStyle w:val="Ttulo3"/>
        <w:rPr>
          <w:color w:val="auto"/>
        </w:rPr>
      </w:pPr>
      <w:bookmarkStart w:id="274" w:name="_Toc232095207"/>
      <w:bookmarkStart w:id="275" w:name="_Toc232096254"/>
      <w:bookmarkStart w:id="276" w:name="_Toc232147150"/>
      <w:r>
        <w:rPr>
          <w:color w:val="auto"/>
        </w:rPr>
        <w:t>Fuente documental</w:t>
      </w:r>
      <w:bookmarkEnd w:id="274"/>
      <w:bookmarkEnd w:id="275"/>
      <w:bookmarkEnd w:id="276"/>
    </w:p>
    <w:p w14:paraId="5EC3794C" w14:textId="77777777" w:rsidR="00D24A66" w:rsidRDefault="00D24A66" w:rsidP="00D24A66">
      <w:pPr>
        <w:spacing w:after="160" w:line="320" w:lineRule="auto"/>
        <w:jc w:val="both"/>
      </w:pPr>
      <w:r>
        <w:t>La URL de la fuente que documenta el abuso. El sistema verifica automáticamente que la URL es accesible y que proviene de un dominio con criterios mínimos de reconocimiento. Fuentes aceptadas incluyen medios de comunicación de referencia, portales de transparencia gubernamental, boletines oficiales, resoluciones judiciales publicadas, e informes de organismos de control.</w:t>
      </w:r>
    </w:p>
    <w:p w14:paraId="0C113107"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sz w:val="20"/>
          <w:szCs w:val="20"/>
        </w:rPr>
        <w:lastRenderedPageBreak/>
        <w:t xml:space="preserve">Importante:  </w:t>
      </w:r>
      <w:r>
        <w:rPr>
          <w:color w:val="333333"/>
          <w:sz w:val="20"/>
          <w:szCs w:val="20"/>
        </w:rPr>
        <w:t>La fuente no necesita probar el abuso de forma concluyente. Debe ser una referencia pública verificable que documente los hechos alegados o que haya abierto una investigación al respecto. Voice Protest verifica la participación, no la veracidad de los hechos.</w:t>
      </w:r>
    </w:p>
    <w:p w14:paraId="0A9299E9" w14:textId="77777777" w:rsidR="00D24A66" w:rsidRPr="00AC1189" w:rsidRDefault="00D24A66" w:rsidP="00D24A66">
      <w:pPr>
        <w:pStyle w:val="Ttulo3"/>
        <w:rPr>
          <w:color w:val="auto"/>
        </w:rPr>
      </w:pPr>
      <w:bookmarkStart w:id="277" w:name="_Toc232095208"/>
      <w:bookmarkStart w:id="278" w:name="_Toc232096255"/>
      <w:bookmarkStart w:id="279" w:name="_Toc232147151"/>
      <w:r>
        <w:rPr>
          <w:color w:val="auto"/>
        </w:rPr>
        <w:t>Fecha de inicio</w:t>
      </w:r>
      <w:bookmarkEnd w:id="277"/>
      <w:bookmarkEnd w:id="278"/>
      <w:bookmarkEnd w:id="279"/>
    </w:p>
    <w:p w14:paraId="3527343F" w14:textId="77777777" w:rsidR="00D24A66" w:rsidRDefault="00D24A66" w:rsidP="00D24A66">
      <w:pPr>
        <w:spacing w:after="160" w:line="320" w:lineRule="auto"/>
        <w:jc w:val="both"/>
      </w:pPr>
      <w:r>
        <w:t>La fecha en que la convocatoria comenzará a aceptar adhesiones. Puede ser la fecha actual (inicio inmediato) o una fecha futura. Al seleccionar la fecha, la interfaz muestra inmediatamente la fecha y hora exacta de cierre calculada a partir de la duración por defecto del tipo seleccionado.</w:t>
      </w:r>
    </w:p>
    <w:p w14:paraId="3C0C1BFF" w14:textId="77777777" w:rsidR="00D24A66" w:rsidRPr="00AC1189" w:rsidRDefault="00D24A66" w:rsidP="00D24A66">
      <w:pPr>
        <w:pStyle w:val="Ttulo3"/>
        <w:rPr>
          <w:color w:val="auto"/>
        </w:rPr>
      </w:pPr>
      <w:bookmarkStart w:id="280" w:name="_Toc232095209"/>
      <w:bookmarkStart w:id="281" w:name="_Toc232096256"/>
      <w:bookmarkStart w:id="282" w:name="_Toc232147152"/>
      <w:r>
        <w:rPr>
          <w:color w:val="auto"/>
        </w:rPr>
        <w:t>Nivel de riesgo</w:t>
      </w:r>
      <w:bookmarkEnd w:id="280"/>
      <w:bookmarkEnd w:id="281"/>
      <w:bookmarkEnd w:id="282"/>
    </w:p>
    <w:p w14:paraId="379AC793" w14:textId="77777777" w:rsidR="00D24A66" w:rsidRDefault="00D24A66" w:rsidP="00D24A66">
      <w:pPr>
        <w:spacing w:after="160" w:line="320" w:lineRule="auto"/>
        <w:jc w:val="both"/>
      </w:pPr>
      <w:r>
        <w:t>Clasifica el contexto político en el que se realiza la protesta. Los niveles disponibles son:</w:t>
      </w:r>
    </w:p>
    <w:p w14:paraId="47E7263F" w14:textId="77777777" w:rsidR="00D24A66" w:rsidRDefault="00D24A66" w:rsidP="00D24A66">
      <w:pPr>
        <w:pStyle w:val="Prrafodelista"/>
        <w:numPr>
          <w:ilvl w:val="0"/>
          <w:numId w:val="8"/>
        </w:numPr>
        <w:spacing w:before="80" w:after="80"/>
      </w:pPr>
      <w:r>
        <w:t>Bajo — Democracia consolidada con plenas garantías de derechos civiles.</w:t>
      </w:r>
    </w:p>
    <w:p w14:paraId="09B3228C" w14:textId="77777777" w:rsidR="00D24A66" w:rsidRDefault="00D24A66" w:rsidP="00D24A66">
      <w:pPr>
        <w:pStyle w:val="Prrafodelista"/>
        <w:numPr>
          <w:ilvl w:val="0"/>
          <w:numId w:val="8"/>
        </w:numPr>
        <w:spacing w:before="80" w:after="80"/>
      </w:pPr>
      <w:r>
        <w:t>Medio — Contexto con algunas restricciones o presiones sobre la libertad de expresión.</w:t>
      </w:r>
    </w:p>
    <w:p w14:paraId="3840F84D" w14:textId="77777777" w:rsidR="00D24A66" w:rsidRDefault="00D24A66" w:rsidP="00D24A66">
      <w:pPr>
        <w:pStyle w:val="Prrafodelista"/>
        <w:numPr>
          <w:ilvl w:val="0"/>
          <w:numId w:val="8"/>
        </w:numPr>
        <w:spacing w:before="80" w:after="80"/>
      </w:pPr>
      <w:r>
        <w:t>Alto — Régimen con restricciones significativas o histórico de represión de la disidencia.</w:t>
      </w:r>
    </w:p>
    <w:p w14:paraId="2F827897" w14:textId="77777777" w:rsidR="00D24A66" w:rsidRDefault="00D24A66" w:rsidP="00D24A66">
      <w:pPr>
        <w:pStyle w:val="Prrafodelista"/>
        <w:numPr>
          <w:ilvl w:val="0"/>
          <w:numId w:val="8"/>
        </w:numPr>
        <w:spacing w:before="80" w:after="80"/>
      </w:pPr>
      <w:r>
        <w:t>Crítico — Régimen autoritario con riesgo real de represalias físicas o legales.</w:t>
      </w:r>
    </w:p>
    <w:p w14:paraId="3B5911CC" w14:textId="77777777" w:rsidR="00D24A66" w:rsidRDefault="00D24A66" w:rsidP="00D24A66">
      <w:pPr>
        <w:spacing w:after="160" w:line="320" w:lineRule="auto"/>
        <w:jc w:val="both"/>
      </w:pPr>
      <w:r>
        <w:t>El nivel de riesgo afecta a los mensajes de privacidad mostrados a los participantes durante el proceso de adhesión. En niveles altos y críticos, el sistema advierte más explícitamente sobre las limitaciones del pseudonimato y sugiere precauciones adicionales.</w:t>
      </w:r>
    </w:p>
    <w:p w14:paraId="630C89E3" w14:textId="77777777" w:rsidR="00D24A66" w:rsidRDefault="00D24A66" w:rsidP="00D24A66">
      <w:r>
        <w:br w:type="page"/>
      </w:r>
    </w:p>
    <w:p w14:paraId="7312ADF1" w14:textId="77777777" w:rsidR="00D24A66" w:rsidRPr="00AC1189" w:rsidRDefault="00D24A66" w:rsidP="00D24A66">
      <w:pPr>
        <w:pStyle w:val="Ttulo1"/>
        <w:pBdr>
          <w:bottom w:val="single" w:sz="4" w:space="6" w:color="2E6DA4"/>
        </w:pBdr>
        <w:rPr>
          <w:color w:val="auto"/>
        </w:rPr>
      </w:pPr>
      <w:bookmarkStart w:id="283" w:name="_Toc232095210"/>
      <w:bookmarkStart w:id="284" w:name="_Toc232147153"/>
      <w:r>
        <w:rPr>
          <w:color w:val="auto"/>
        </w:rPr>
        <w:lastRenderedPageBreak/>
        <w:t>4. Financiar la convocatoria</w:t>
      </w:r>
      <w:bookmarkEnd w:id="283"/>
      <w:bookmarkEnd w:id="284"/>
    </w:p>
    <w:p w14:paraId="2EA7E6A5" w14:textId="77777777" w:rsidR="00D24A66" w:rsidRDefault="00D24A66" w:rsidP="00D24A66">
      <w:pPr>
        <w:spacing w:after="160" w:line="320" w:lineRule="auto"/>
        <w:jc w:val="both"/>
      </w:pPr>
      <w:r>
        <w:t xml:space="preserve">Para que tu convocatoria pueda recibir adhesiones verificadas mediante SMS, necesita tener saldo suficiente para cubrir el coste de cada verificación. En la versión actual, el coste por verificación SMS completada es de aproximadamente 0,05 euros </w:t>
      </w:r>
      <w:ins w:id="9018" w:author="Auditor" w:date="2026-06-14T00:00:00Z">
        <w:r>
          <w:t xml:space="preserve">según la configuración vigente publicada por la plataforma; este valor es variable y puede ser consultado en voiceprotest.org</w:t>
        </w:r>
      </w:ins>
      <w:r>
        <w:t>, aunque este valor puede variar según el país del participante.</w:t>
      </w:r>
    </w:p>
    <w:p w14:paraId="7A481796" w14:textId="77777777" w:rsidR="00D24A66" w:rsidRPr="00AC1189" w:rsidRDefault="00D24A66" w:rsidP="00D24A66">
      <w:pPr>
        <w:pStyle w:val="Ttulo2"/>
        <w:rPr>
          <w:color w:val="auto"/>
        </w:rPr>
      </w:pPr>
      <w:bookmarkStart w:id="285" w:name="_Toc232095211"/>
      <w:bookmarkStart w:id="286" w:name="_Toc232096258"/>
      <w:bookmarkStart w:id="287" w:name="_Toc232147154"/>
      <w:r>
        <w:rPr>
          <w:color w:val="auto"/>
        </w:rPr>
        <w:t>4.1 Cuánto saldo necesitas</w:t>
      </w:r>
      <w:bookmarkEnd w:id="285"/>
      <w:bookmarkEnd w:id="286"/>
      <w:bookmarkEnd w:id="287"/>
    </w:p>
    <w:p w14:paraId="3ABDD8EB" w14:textId="77777777" w:rsidR="00D24A66" w:rsidRDefault="00D24A66" w:rsidP="00D24A66">
      <w:pPr>
        <w:spacing w:after="160" w:line="320" w:lineRule="auto"/>
        <w:jc w:val="both"/>
      </w:pPr>
      <w:r>
        <w:t>El saldo necesario depende del número de adhesiones que esperas recibir. La pantalla de detalle de tu convocatoria muestra en todo momento el número estimado de adhesiones adicionales que el saldo actual puede cubrir.</w:t>
      </w:r>
    </w:p>
    <w:p w14:paraId="203779ED" w14:textId="77777777" w:rsidR="00D24A66" w:rsidRDefault="00D24A66" w:rsidP="00D24A66">
      <w:pPr>
        <w:spacing w:after="160" w:line="320" w:lineRule="auto"/>
        <w:jc w:val="both"/>
      </w:pPr>
      <w:r>
        <w:t>Como referencia orientativa:</w:t>
      </w:r>
    </w:p>
    <w:p w14:paraId="0B4D48AD" w14:textId="77777777" w:rsidR="00D24A66" w:rsidRDefault="00D24A66" w:rsidP="00D24A66">
      <w:pPr>
        <w:pStyle w:val="Prrafodelista"/>
        <w:numPr>
          <w:ilvl w:val="0"/>
          <w:numId w:val="8"/>
        </w:numPr>
        <w:spacing w:before="80" w:after="80"/>
      </w:pPr>
      <w:r>
        <w:t>1 euro cubre aproximadamente 20 verificaciones SMS.</w:t>
      </w:r>
    </w:p>
    <w:p w14:paraId="2EE9C494" w14:textId="77777777" w:rsidR="00D24A66" w:rsidRDefault="00D24A66" w:rsidP="00D24A66">
      <w:pPr>
        <w:pStyle w:val="Prrafodelista"/>
        <w:numPr>
          <w:ilvl w:val="0"/>
          <w:numId w:val="8"/>
        </w:numPr>
        <w:spacing w:before="80" w:after="80"/>
      </w:pPr>
      <w:r>
        <w:t xml:space="preserve">5 euros cubren aproximadamente 100 verificaciones </w:t>
      </w:r>
      <w:ins w:id="9020" w:author="Auditor" w:date="2026-06-14T00:00:00Z">
        <w:r>
          <w:t xml:space="preserve">(según la configuración de costes vigente)</w:t>
        </w:r>
      </w:ins>
      <w:r>
        <w:t>.</w:t>
      </w:r>
    </w:p>
    <w:p w14:paraId="5927304A" w14:textId="77777777" w:rsidR="00D24A66" w:rsidRDefault="00D24A66" w:rsidP="00D24A66">
      <w:pPr>
        <w:pStyle w:val="Prrafodelista"/>
        <w:numPr>
          <w:ilvl w:val="0"/>
          <w:numId w:val="8"/>
        </w:numPr>
        <w:spacing w:before="80" w:after="80"/>
      </w:pPr>
      <w:r>
        <w:t>20 euros cubren aproximadamente 400 verificaciones.</w:t>
      </w:r>
    </w:p>
    <w:p w14:paraId="4F746E82" w14:textId="77777777" w:rsidR="00D24A66" w:rsidRDefault="00D24A66" w:rsidP="00D24A66">
      <w:pPr>
        <w:spacing w:after="160" w:line="320" w:lineRule="auto"/>
        <w:jc w:val="both"/>
      </w:pPr>
      <w:r>
        <w:t>Si tu convocatoria tiene más tracción de la esperada y el saldo se agota, cualquier ciudadano puede hacer una donación adicional para reactivarla.</w:t>
      </w:r>
    </w:p>
    <w:p w14:paraId="40C05315" w14:textId="77777777" w:rsidR="00D24A66" w:rsidRPr="00AC1189" w:rsidRDefault="00D24A66" w:rsidP="00D24A66">
      <w:pPr>
        <w:pStyle w:val="Ttulo2"/>
        <w:rPr>
          <w:color w:val="auto"/>
        </w:rPr>
      </w:pPr>
      <w:bookmarkStart w:id="288" w:name="_Toc232095212"/>
      <w:bookmarkStart w:id="289" w:name="_Toc232096259"/>
      <w:bookmarkStart w:id="290" w:name="_Toc232147155"/>
      <w:r>
        <w:rPr>
          <w:color w:val="auto"/>
        </w:rPr>
        <w:t>4.2 Cómo añadir saldo</w:t>
      </w:r>
      <w:bookmarkEnd w:id="288"/>
      <w:bookmarkEnd w:id="289"/>
      <w:bookmarkEnd w:id="290"/>
    </w:p>
    <w:p w14:paraId="2D402F03" w14:textId="77777777" w:rsidR="00D24A66" w:rsidRDefault="00D24A66" w:rsidP="00D24A66">
      <w:pPr>
        <w:spacing w:after="160" w:line="320" w:lineRule="auto"/>
        <w:jc w:val="both"/>
      </w:pPr>
      <w:r>
        <w:t>En la pantalla de detalle de tu convocatoria, verás el botón de donación. Al pulsarlo, podrás introducir el importe que deseas aportar. Los importes mínimo y máximo pueden variar según la configuración vigente de la plataforma.</w:t>
      </w:r>
    </w:p>
    <w:p w14:paraId="12584C87" w14:textId="77777777" w:rsidR="00D24A66" w:rsidRDefault="00D24A66" w:rsidP="00D24A66">
      <w:pPr>
        <w:spacing w:after="160" w:line="320" w:lineRule="auto"/>
        <w:jc w:val="both"/>
      </w:pPr>
      <w:r>
        <w:t>En la versión actual de Voice Protest, las donaciones se registran manualmente mientras se completa la integración con los sistemas de pago automático. Si tienes dudas sobre el proceso de donación en el momento en que lees este manual, consulta la información actualizada en voiceprotest.org.</w:t>
      </w:r>
    </w:p>
    <w:p w14:paraId="607C80A0" w14:textId="77777777" w:rsidR="00D24A66" w:rsidRPr="00AC1189" w:rsidRDefault="00D24A66" w:rsidP="00D24A66">
      <w:pPr>
        <w:pStyle w:val="Ttulo2"/>
        <w:rPr>
          <w:color w:val="auto"/>
        </w:rPr>
      </w:pPr>
      <w:bookmarkStart w:id="291" w:name="_Toc232095213"/>
      <w:bookmarkStart w:id="292" w:name="_Toc232096260"/>
      <w:bookmarkStart w:id="293" w:name="_Toc232147156"/>
      <w:r>
        <w:rPr>
          <w:color w:val="auto"/>
        </w:rPr>
        <w:t>4.3 Qué ocurre con el saldo no utilizado</w:t>
      </w:r>
      <w:bookmarkEnd w:id="291"/>
      <w:bookmarkEnd w:id="292"/>
      <w:bookmarkEnd w:id="293"/>
    </w:p>
    <w:p w14:paraId="235F7310" w14:textId="77777777" w:rsidR="00D24A66" w:rsidRDefault="00D24A66" w:rsidP="00D24A66">
      <w:pPr>
        <w:spacing w:after="160" w:line="320" w:lineRule="auto"/>
        <w:jc w:val="both"/>
      </w:pPr>
      <w:r>
        <w:t>Cuando tu convocatoria se cierre, el saldo que no haya sido consumido en verificaciones completadas se transferirá automáticamente al fondo de sostenibilidad de la plataforma. Este fondo se utiliza exclusivamente para cubrir los costes operativos de la infraestructura de Voice Protest. No existe mecanismo de devolución del saldo sobrante.</w:t>
      </w:r>
    </w:p>
    <w:p w14:paraId="1FCDE6BC" w14:textId="77777777" w:rsidR="00D24A66" w:rsidRDefault="00D24A66" w:rsidP="00D24A66">
      <w:pPr>
        <w:spacing w:after="160" w:line="320" w:lineRule="auto"/>
        <w:jc w:val="both"/>
      </w:pPr>
      <w:r>
        <w:t>Esta política es coherente con el modelo de financiación de la plataforma: las contribuciones económicas cubren costes reales, no generan beneficios y no son reembolsables.</w:t>
      </w:r>
    </w:p>
    <w:p w14:paraId="39197D6F" w14:textId="77777777" w:rsidR="00D24A66" w:rsidRDefault="00D24A66" w:rsidP="00D24A66">
      <w:r>
        <w:br w:type="page"/>
      </w:r>
    </w:p>
    <w:p w14:paraId="21EDDB93" w14:textId="77777777" w:rsidR="00D24A66" w:rsidRPr="00AC1189" w:rsidRDefault="00D24A66" w:rsidP="00D24A66">
      <w:pPr>
        <w:pStyle w:val="Ttulo1"/>
        <w:pBdr>
          <w:bottom w:val="single" w:sz="4" w:space="6" w:color="2E6DA4"/>
        </w:pBdr>
        <w:rPr>
          <w:color w:val="auto"/>
        </w:rPr>
      </w:pPr>
      <w:bookmarkStart w:id="294" w:name="_Toc232095214"/>
      <w:bookmarkStart w:id="295" w:name="_Toc232147157"/>
      <w:r>
        <w:rPr>
          <w:color w:val="auto"/>
        </w:rPr>
        <w:lastRenderedPageBreak/>
        <w:t>5. Difundir la convocatoria</w:t>
      </w:r>
      <w:bookmarkEnd w:id="294"/>
      <w:bookmarkEnd w:id="295"/>
    </w:p>
    <w:p w14:paraId="3D0D5E7C" w14:textId="77777777" w:rsidR="00D24A66" w:rsidRDefault="00D24A66" w:rsidP="00D24A66">
      <w:pPr>
        <w:spacing w:after="160" w:line="320" w:lineRule="auto"/>
        <w:jc w:val="both"/>
      </w:pPr>
      <w:r>
        <w:t>Una convocatoria perfectamente creada y financiada tiene poco impacto si nadie la conoce. La difusión es responsabilidad del convocante, no de Voice Protest. La plataforma proporciona las herramientas; la convocatoria de participación depende de la red y la comunicación de quien la ha creado.</w:t>
      </w:r>
    </w:p>
    <w:p w14:paraId="44EE8AD8" w14:textId="77777777" w:rsidR="00D24A66" w:rsidRPr="00AC1189" w:rsidRDefault="00D24A66" w:rsidP="00D24A66">
      <w:pPr>
        <w:pStyle w:val="Ttulo2"/>
        <w:rPr>
          <w:color w:val="auto"/>
        </w:rPr>
      </w:pPr>
      <w:bookmarkStart w:id="296" w:name="_Toc232095215"/>
      <w:bookmarkStart w:id="297" w:name="_Toc232096262"/>
      <w:bookmarkStart w:id="298" w:name="_Toc232147158"/>
      <w:r>
        <w:rPr>
          <w:color w:val="auto"/>
        </w:rPr>
        <w:t>5.1 El enlace directo</w:t>
      </w:r>
      <w:bookmarkEnd w:id="296"/>
      <w:bookmarkEnd w:id="297"/>
      <w:bookmarkEnd w:id="298"/>
    </w:p>
    <w:p w14:paraId="0E516B78" w14:textId="77777777" w:rsidR="00D24A66" w:rsidRDefault="00D24A66" w:rsidP="00D24A66">
      <w:pPr>
        <w:spacing w:after="160" w:line="320" w:lineRule="auto"/>
        <w:jc w:val="both"/>
      </w:pPr>
      <w:r>
        <w:t>Cada convocatoria dispone de una URL pública permanente que puede compartirse directamente en cualquier plataforma de mensajería, red social o correo electrónico.</w:t>
      </w:r>
    </w:p>
    <w:p w14:paraId="64949CC1" w14:textId="77777777" w:rsidR="00D24A66" w:rsidRPr="00AC1189" w:rsidRDefault="00D24A66" w:rsidP="00D24A66">
      <w:pPr>
        <w:pStyle w:val="Ttulo2"/>
        <w:rPr>
          <w:color w:val="auto"/>
        </w:rPr>
      </w:pPr>
      <w:bookmarkStart w:id="299" w:name="_Toc232095216"/>
      <w:bookmarkStart w:id="300" w:name="_Toc232096263"/>
      <w:bookmarkStart w:id="301" w:name="_Toc232147159"/>
      <w:r>
        <w:rPr>
          <w:color w:val="auto"/>
        </w:rPr>
        <w:t>5.2 El widget embebible</w:t>
      </w:r>
      <w:bookmarkEnd w:id="299"/>
      <w:bookmarkEnd w:id="300"/>
      <w:bookmarkEnd w:id="301"/>
    </w:p>
    <w:p w14:paraId="344E80DD" w14:textId="77777777" w:rsidR="00D24A66" w:rsidRDefault="00D24A66" w:rsidP="00D24A66">
      <w:pPr>
        <w:spacing w:after="160" w:line="320" w:lineRule="auto"/>
        <w:jc w:val="both"/>
      </w:pPr>
      <w:r>
        <w:t>Si tienes acceso a un sitio web, blog o medio de comunicación, puedes insertar un contador en tiempo real de tu convocatoria con una sola línea de HTML:</w:t>
      </w:r>
    </w:p>
    <w:p w14:paraId="42B27594" w14:textId="77777777" w:rsidR="00D24A66" w:rsidRPr="005E6274" w:rsidRDefault="00D24A66" w:rsidP="00D24A66">
      <w:pPr>
        <w:spacing w:before="120" w:after="120"/>
        <w:ind w:left="720"/>
        <w:rPr>
          <w:lang w:val="en-GB"/>
        </w:rPr>
      </w:pPr>
      <w:r>
        <w:rPr>
          <w:rFonts w:ascii="Courier New" w:eastAsia="Courier New" w:hAnsi="Courier New" w:cs="Courier New"/>
          <w:color w:val="2E6DA4"/>
          <w:sz w:val="20"/>
          <w:szCs w:val="20"/>
          <w:lang w:val="en-GB"/>
        </w:rPr>
        <w:t>&lt;script src="https://voiceprotest.org/widget.js?id=TU_PROTEST_ID"&gt;&lt;/script&gt;</w:t>
      </w:r>
    </w:p>
    <w:p w14:paraId="535579B1" w14:textId="77777777" w:rsidR="00D24A66" w:rsidRDefault="00D24A66" w:rsidP="00D24A66">
      <w:pPr>
        <w:spacing w:after="160" w:line="320" w:lineRule="auto"/>
        <w:jc w:val="both"/>
      </w:pPr>
      <w:r>
        <w:t>El widget muestra el número de adhesiones actualizado cada 30 segundos, el título de la convocatoria, la distribución geográfica básica y un botón para participar. No requiere ninguna configuración adicional y es compatible con cualquier sitio web.</w:t>
      </w:r>
    </w:p>
    <w:p w14:paraId="112A6DB8" w14:textId="77777777" w:rsidR="00D24A66" w:rsidRPr="00AC1189" w:rsidRDefault="00D24A66" w:rsidP="00D24A66">
      <w:pPr>
        <w:pStyle w:val="Ttulo2"/>
        <w:rPr>
          <w:color w:val="auto"/>
        </w:rPr>
      </w:pPr>
      <w:bookmarkStart w:id="302" w:name="_Toc232095217"/>
      <w:bookmarkStart w:id="303" w:name="_Toc232096264"/>
      <w:bookmarkStart w:id="304" w:name="_Toc232147160"/>
      <w:r>
        <w:rPr>
          <w:color w:val="auto"/>
        </w:rPr>
        <w:t>5.3 El informe público en tiempo real</w:t>
      </w:r>
      <w:bookmarkEnd w:id="302"/>
      <w:bookmarkEnd w:id="303"/>
      <w:bookmarkEnd w:id="304"/>
    </w:p>
    <w:p w14:paraId="23BFED55" w14:textId="77777777" w:rsidR="00D24A66" w:rsidRDefault="00D24A66" w:rsidP="00D24A66">
      <w:pPr>
        <w:spacing w:after="160" w:line="320" w:lineRule="auto"/>
        <w:jc w:val="both"/>
      </w:pPr>
      <w:r>
        <w:t>Durante el período activo, el informe público de tu convocatoria muestra todos los datos en tiempo real. Puedes compartir directamente la URL del informe con periodistas o instituciones como evidencia del nivel de participación acumulado.</w:t>
      </w:r>
    </w:p>
    <w:p w14:paraId="1500A648" w14:textId="77777777" w:rsidR="00D24A66" w:rsidRPr="00AC1189" w:rsidRDefault="00D24A66" w:rsidP="00D24A66">
      <w:pPr>
        <w:pStyle w:val="Ttulo2"/>
        <w:rPr>
          <w:color w:val="auto"/>
        </w:rPr>
      </w:pPr>
      <w:bookmarkStart w:id="305" w:name="_Toc232095218"/>
      <w:bookmarkStart w:id="306" w:name="_Toc232096265"/>
      <w:bookmarkStart w:id="307" w:name="_Toc232147161"/>
      <w:r>
        <w:rPr>
          <w:color w:val="auto"/>
        </w:rPr>
        <w:t>5.4 Recomendaciones de comunicación</w:t>
      </w:r>
      <w:bookmarkEnd w:id="305"/>
      <w:bookmarkEnd w:id="306"/>
      <w:bookmarkEnd w:id="307"/>
    </w:p>
    <w:p w14:paraId="54F7C7CF" w14:textId="77777777" w:rsidR="00D24A66" w:rsidRDefault="00D24A66" w:rsidP="00D24A66">
      <w:pPr>
        <w:spacing w:after="160" w:line="320" w:lineRule="auto"/>
        <w:jc w:val="both"/>
      </w:pPr>
      <w:r>
        <w:t>Algunas recomendaciones prácticas para maximizar la difusión:</w:t>
      </w:r>
    </w:p>
    <w:p w14:paraId="40B93E1F" w14:textId="77777777" w:rsidR="00D24A66" w:rsidRDefault="00D24A66" w:rsidP="00D24A66">
      <w:pPr>
        <w:pStyle w:val="Prrafodelista"/>
        <w:numPr>
          <w:ilvl w:val="0"/>
          <w:numId w:val="8"/>
        </w:numPr>
        <w:spacing w:before="80" w:after="80"/>
      </w:pPr>
      <w:r>
        <w:t>Comparte el enlace acompañado de una explicación breve de la queja, no solo el título. Muchas personas no harán clic en un enlace sin contexto.</w:t>
      </w:r>
    </w:p>
    <w:p w14:paraId="1D90F0A6" w14:textId="77777777" w:rsidR="00D24A66" w:rsidRDefault="00D24A66" w:rsidP="00D24A66">
      <w:pPr>
        <w:pStyle w:val="Prrafodelista"/>
        <w:numPr>
          <w:ilvl w:val="0"/>
          <w:numId w:val="8"/>
        </w:numPr>
        <w:spacing w:before="80" w:after="80"/>
      </w:pPr>
      <w:r>
        <w:t>Incluye la fuente documental en tu comunicación. La credibilidad de la convocatoria depende en gran medida de que haya documentación verificable detrás.</w:t>
      </w:r>
    </w:p>
    <w:p w14:paraId="5C6CCB6C" w14:textId="77777777" w:rsidR="00D24A66" w:rsidRDefault="00D24A66" w:rsidP="00D24A66">
      <w:pPr>
        <w:pStyle w:val="Prrafodelista"/>
        <w:numPr>
          <w:ilvl w:val="0"/>
          <w:numId w:val="8"/>
        </w:numPr>
        <w:spacing w:before="80" w:after="80"/>
      </w:pPr>
      <w:r>
        <w:t>Si la convocatoria tiene tracción, informa periódicamente del número de adhesiones acumuladas. El crecimiento del contador es en sí mismo una noticia.</w:t>
      </w:r>
    </w:p>
    <w:p w14:paraId="54C4D423" w14:textId="77777777" w:rsidR="00D24A66" w:rsidRDefault="00D24A66" w:rsidP="00D24A66">
      <w:pPr>
        <w:pStyle w:val="Prrafodelista"/>
        <w:numPr>
          <w:ilvl w:val="0"/>
          <w:numId w:val="8"/>
        </w:numPr>
        <w:spacing w:before="80" w:after="80"/>
      </w:pPr>
      <w:r>
        <w:t>Contacta con medios de comunicación especializados en el área de la queja. Un periodista que cubre política local estará más interesado en una convocatoria regional que un medio nacional generalista.</w:t>
      </w:r>
    </w:p>
    <w:p w14:paraId="1E0B1DC1" w14:textId="77777777" w:rsidR="00D24A66" w:rsidRDefault="00D24A66" w:rsidP="00D24A66">
      <w:pPr>
        <w:pStyle w:val="Prrafodelista"/>
        <w:numPr>
          <w:ilvl w:val="0"/>
          <w:numId w:val="8"/>
        </w:numPr>
        <w:spacing w:before="80" w:after="80"/>
      </w:pPr>
      <w:r>
        <w:t>No solicites adhesiones de personas que no pertenezcan al ámbito de la convocatoria. Además de ser contraproducente para la credibilidad del resultado, el sistema rechazará a participantes no elegibles.</w:t>
      </w:r>
    </w:p>
    <w:p w14:paraId="2B814331" w14:textId="77777777" w:rsidR="00D24A66" w:rsidRDefault="00D24A66" w:rsidP="00D24A66">
      <w:r>
        <w:br w:type="page"/>
      </w:r>
    </w:p>
    <w:p w14:paraId="18FB6C9F" w14:textId="77777777" w:rsidR="00D24A66" w:rsidRPr="00AC1189" w:rsidRDefault="00D24A66" w:rsidP="00D24A66">
      <w:pPr>
        <w:pStyle w:val="Ttulo1"/>
        <w:pBdr>
          <w:bottom w:val="single" w:sz="4" w:space="6" w:color="2E6DA4"/>
        </w:pBdr>
        <w:rPr>
          <w:color w:val="auto"/>
        </w:rPr>
      </w:pPr>
      <w:bookmarkStart w:id="308" w:name="_Toc232095219"/>
      <w:bookmarkStart w:id="309" w:name="_Toc232147162"/>
      <w:r>
        <w:rPr>
          <w:color w:val="auto"/>
        </w:rPr>
        <w:lastRenderedPageBreak/>
        <w:t>6. Gestionar una convocatoria activa</w:t>
      </w:r>
      <w:bookmarkEnd w:id="308"/>
      <w:bookmarkEnd w:id="309"/>
    </w:p>
    <w:p w14:paraId="0082BD9F" w14:textId="77777777" w:rsidR="00D24A66" w:rsidRPr="00AC1189" w:rsidRDefault="00D24A66" w:rsidP="00D24A66">
      <w:pPr>
        <w:pStyle w:val="Ttulo2"/>
        <w:rPr>
          <w:color w:val="auto"/>
        </w:rPr>
      </w:pPr>
      <w:bookmarkStart w:id="310" w:name="_Toc232095220"/>
      <w:bookmarkStart w:id="311" w:name="_Toc232096267"/>
      <w:bookmarkStart w:id="312" w:name="_Toc232147163"/>
      <w:r>
        <w:rPr>
          <w:color w:val="auto"/>
        </w:rPr>
        <w:t>6.1 El panel de información</w:t>
      </w:r>
      <w:bookmarkEnd w:id="310"/>
      <w:bookmarkEnd w:id="311"/>
      <w:bookmarkEnd w:id="312"/>
    </w:p>
    <w:p w14:paraId="32B13688" w14:textId="77777777" w:rsidR="00D24A66" w:rsidRDefault="00D24A66" w:rsidP="00D24A66">
      <w:pPr>
        <w:spacing w:after="160" w:line="320" w:lineRule="auto"/>
        <w:jc w:val="both"/>
      </w:pPr>
      <w:r>
        <w:t>Mientras tu convocatoria está activa, puedes acceder en cualquier momento al informe público que muestra el estado en tiempo real: número de adhesiones, distribución geográfica, evolución temporal, nivel de confianza medio y saldo disponible.</w:t>
      </w:r>
    </w:p>
    <w:p w14:paraId="5385DAF8" w14:textId="77777777" w:rsidR="00D24A66" w:rsidRPr="00AC1189" w:rsidRDefault="00D24A66" w:rsidP="00D24A66">
      <w:pPr>
        <w:pStyle w:val="Ttulo2"/>
        <w:rPr>
          <w:color w:val="auto"/>
        </w:rPr>
      </w:pPr>
      <w:bookmarkStart w:id="313" w:name="_Toc232095221"/>
      <w:bookmarkStart w:id="314" w:name="_Toc232096268"/>
      <w:bookmarkStart w:id="315" w:name="_Toc232147164"/>
      <w:r>
        <w:rPr>
          <w:color w:val="auto"/>
        </w:rPr>
        <w:t>6.2 Añadir saldo durante la convocatoria</w:t>
      </w:r>
      <w:bookmarkEnd w:id="313"/>
      <w:bookmarkEnd w:id="314"/>
      <w:bookmarkEnd w:id="315"/>
    </w:p>
    <w:p w14:paraId="512E4016" w14:textId="77777777" w:rsidR="00D24A66" w:rsidRDefault="00D24A66" w:rsidP="00D24A66">
      <w:pPr>
        <w:spacing w:after="160" w:line="320" w:lineRule="auto"/>
        <w:jc w:val="both"/>
      </w:pPr>
      <w:r>
        <w:t>Si el saldo se agota antes de que la convocatoria cierre, el botón de adhesión se desactiva y aparece un mensaje informando a los posibles participantes de que se necesitan fondos para cubrir nuevas verificaciones. Puedes reactivar la convocatoria añadiendo saldo en cualquier momento durante el período activo.</w:t>
      </w:r>
    </w:p>
    <w:p w14:paraId="765D6202" w14:textId="77777777" w:rsidR="00D24A66" w:rsidRDefault="00D24A66" w:rsidP="00D24A66">
      <w:pPr>
        <w:spacing w:after="160" w:line="320" w:lineRule="auto"/>
        <w:jc w:val="both"/>
      </w:pPr>
      <w:r>
        <w:t>Cualquier ciudadano también puede hacer una donación para apoyar tu convocatoria, no solo el convocante original. Esto permite que convocatorias con tracción orgánica se financien de forma distribuida.</w:t>
      </w:r>
    </w:p>
    <w:p w14:paraId="7785D4A5" w14:textId="77777777" w:rsidR="00D24A66" w:rsidRPr="00AC1189" w:rsidRDefault="00D24A66" w:rsidP="00D24A66">
      <w:pPr>
        <w:pStyle w:val="Ttulo2"/>
        <w:rPr>
          <w:color w:val="auto"/>
        </w:rPr>
      </w:pPr>
      <w:bookmarkStart w:id="316" w:name="_Toc232095222"/>
      <w:bookmarkStart w:id="317" w:name="_Toc232096269"/>
      <w:bookmarkStart w:id="318" w:name="_Toc232147165"/>
      <w:r>
        <w:rPr>
          <w:color w:val="auto"/>
        </w:rPr>
        <w:t>6.3 Qué no puedes modificar</w:t>
      </w:r>
      <w:bookmarkEnd w:id="316"/>
      <w:bookmarkEnd w:id="317"/>
      <w:bookmarkEnd w:id="318"/>
    </w:p>
    <w:p w14:paraId="643BA9C3" w14:textId="77777777" w:rsidR="00D24A66" w:rsidRDefault="00D24A66" w:rsidP="00D24A66">
      <w:pPr>
        <w:spacing w:after="160" w:line="320" w:lineRule="auto"/>
        <w:jc w:val="both"/>
      </w:pPr>
      <w:r>
        <w:t>Una vez publicada, una convocatoria no puede ser modificada en sus campos fundamentales: título, descripción, demandas, tipo, país, institución destinataria y fuente documental. Esta restricción es intencional: garantiza que los participantes que se adhirieron al inicio lo hicieron a la misma convocatoria que los que se adhieren al final.</w:t>
      </w:r>
    </w:p>
    <w:p w14:paraId="5FEC865D" w14:textId="77777777" w:rsidR="00D24A66" w:rsidRDefault="00D24A66" w:rsidP="00D24A66">
      <w:pPr>
        <w:spacing w:after="160" w:line="320" w:lineRule="auto"/>
        <w:jc w:val="both"/>
      </w:pPr>
      <w:r>
        <w:t>Si detectas un error significativo en los datos de tu convocatoria, la única opción es crear una nueva convocatoria corregida.</w:t>
      </w:r>
    </w:p>
    <w:p w14:paraId="0FEB868A" w14:textId="77777777" w:rsidR="00D24A66" w:rsidRDefault="00D24A66" w:rsidP="00D24A66">
      <w:r>
        <w:br w:type="page"/>
      </w:r>
    </w:p>
    <w:p w14:paraId="59950D0F" w14:textId="77777777" w:rsidR="00D24A66" w:rsidRPr="00AC1189" w:rsidRDefault="00D24A66" w:rsidP="00D24A66">
      <w:pPr>
        <w:pStyle w:val="Ttulo1"/>
        <w:pBdr>
          <w:bottom w:val="single" w:sz="4" w:space="6" w:color="2E6DA4"/>
        </w:pBdr>
        <w:rPr>
          <w:color w:val="auto"/>
        </w:rPr>
      </w:pPr>
      <w:bookmarkStart w:id="319" w:name="_Toc232095223"/>
      <w:bookmarkStart w:id="320" w:name="_Toc232147166"/>
      <w:r>
        <w:rPr>
          <w:color w:val="auto"/>
        </w:rPr>
        <w:lastRenderedPageBreak/>
        <w:t>7. El cierre y el informe final</w:t>
      </w:r>
      <w:bookmarkEnd w:id="319"/>
      <w:bookmarkEnd w:id="320"/>
    </w:p>
    <w:p w14:paraId="4622E9BE" w14:textId="77777777" w:rsidR="00D24A66" w:rsidRPr="00AC1189" w:rsidRDefault="00D24A66" w:rsidP="00D24A66">
      <w:pPr>
        <w:pStyle w:val="Ttulo2"/>
        <w:rPr>
          <w:color w:val="auto"/>
        </w:rPr>
      </w:pPr>
      <w:bookmarkStart w:id="321" w:name="_Toc232095224"/>
      <w:bookmarkStart w:id="322" w:name="_Toc232096271"/>
      <w:bookmarkStart w:id="323" w:name="_Toc232147167"/>
      <w:r>
        <w:rPr>
          <w:color w:val="auto"/>
        </w:rPr>
        <w:t>7.1 El cierre automático</w:t>
      </w:r>
      <w:bookmarkEnd w:id="321"/>
      <w:bookmarkEnd w:id="322"/>
      <w:bookmarkEnd w:id="323"/>
    </w:p>
    <w:p w14:paraId="446DEA13" w14:textId="77777777" w:rsidR="00D24A66" w:rsidRDefault="00D24A66" w:rsidP="00D24A66">
      <w:pPr>
        <w:spacing w:after="160" w:line="320" w:lineRule="auto"/>
        <w:jc w:val="both"/>
      </w:pPr>
      <w:r>
        <w:t>La convocatoria se cierra automáticamente cuando llega la fecha y hora de cierre configurada. No es necesario ninguna acción por parte del convocante. En el momento del cierre, el sistema:</w:t>
      </w:r>
    </w:p>
    <w:p w14:paraId="47B9C2C1" w14:textId="77777777" w:rsidR="00D24A66" w:rsidRDefault="00D24A66" w:rsidP="00D24A66">
      <w:pPr>
        <w:pStyle w:val="Prrafodelista"/>
        <w:numPr>
          <w:ilvl w:val="0"/>
          <w:numId w:val="9"/>
        </w:numPr>
        <w:spacing w:before="80" w:after="80"/>
      </w:pPr>
      <w:r>
        <w:t>Cierra la convocatoria e impide nuevas adhesiones.</w:t>
      </w:r>
    </w:p>
    <w:p w14:paraId="3C713683" w14:textId="77777777" w:rsidR="00D24A66" w:rsidRDefault="00D24A66" w:rsidP="00D24A66">
      <w:pPr>
        <w:pStyle w:val="Prrafodelista"/>
        <w:numPr>
          <w:ilvl w:val="0"/>
          <w:numId w:val="9"/>
        </w:numPr>
        <w:spacing w:before="80" w:after="80"/>
      </w:pPr>
      <w:r>
        <w:t>Calcula el hash de integridad v2 a partir de todos los datos de la convocatoria y las adhesiones.</w:t>
      </w:r>
    </w:p>
    <w:p w14:paraId="5E45159B" w14:textId="77777777" w:rsidR="00D24A66" w:rsidRDefault="00D24A66" w:rsidP="00D24A66">
      <w:pPr>
        <w:pStyle w:val="Prrafodelista"/>
        <w:numPr>
          <w:ilvl w:val="0"/>
          <w:numId w:val="9"/>
        </w:numPr>
        <w:spacing w:before="80" w:after="80"/>
      </w:pPr>
      <w:r>
        <w:t>Guarda una copia permanente del registro de integridad.</w:t>
      </w:r>
    </w:p>
    <w:p w14:paraId="1B5AC93B" w14:textId="77777777" w:rsidR="00D24A66" w:rsidRDefault="00D24A66" w:rsidP="00D24A66">
      <w:pPr>
        <w:pStyle w:val="Prrafodelista"/>
        <w:numPr>
          <w:ilvl w:val="0"/>
          <w:numId w:val="9"/>
        </w:numPr>
        <w:spacing w:before="80" w:after="80"/>
      </w:pPr>
      <w:r>
        <w:t>Si existen participantes con notificaciones push activadas, les envía una notificación con el resultado final.</w:t>
      </w:r>
    </w:p>
    <w:p w14:paraId="04E6A1D2" w14:textId="77777777" w:rsidR="00D24A66" w:rsidRDefault="00D24A66" w:rsidP="00D24A66">
      <w:pPr>
        <w:pStyle w:val="Prrafodelista"/>
        <w:numPr>
          <w:ilvl w:val="0"/>
          <w:numId w:val="9"/>
        </w:numPr>
        <w:spacing w:before="80" w:after="80"/>
      </w:pPr>
      <w:r>
        <w:t>Transfiere el saldo sobrante al fondo de sostenibilidad.</w:t>
      </w:r>
    </w:p>
    <w:p w14:paraId="69B4D7B7" w14:textId="77777777" w:rsidR="001D41B8" w:rsidRDefault="001D41B8" w:rsidP="00D24A66"/>
    <w:p w14:paraId="4C305087" w14:textId="77777777" w:rsidR="001D41B8" w:rsidRDefault="001D41B8" w:rsidP="00644776">
      <w:bookmarkStart w:id="324" w:name="_Toc232095227"/>
      <w:r>
        <w:t>El informe generado es el documento más importante de la aplicación. Por ello, se le dedica un capítulo específico, con su explicación y detalle, en la Parte VII de este documento.</w:t>
      </w:r>
    </w:p>
    <w:p w14:paraId="759F6A0A" w14:textId="77777777" w:rsidR="00D24A66" w:rsidRPr="00AC1189" w:rsidRDefault="00D24A66" w:rsidP="00D24A66">
      <w:pPr>
        <w:pStyle w:val="Ttulo1"/>
        <w:pBdr>
          <w:bottom w:val="single" w:sz="4" w:space="6" w:color="2E6DA4"/>
        </w:pBdr>
        <w:rPr>
          <w:color w:val="auto"/>
        </w:rPr>
      </w:pPr>
      <w:bookmarkStart w:id="325" w:name="_Toc232147168"/>
      <w:r>
        <w:rPr>
          <w:color w:val="auto"/>
        </w:rPr>
        <w:t>8. Preguntas frecuentes del convocante</w:t>
      </w:r>
      <w:bookmarkEnd w:id="324"/>
      <w:bookmarkEnd w:id="325"/>
    </w:p>
    <w:p w14:paraId="7FB3E669" w14:textId="77777777" w:rsidR="00D24A66" w:rsidRPr="00AC1189" w:rsidRDefault="00D24A66" w:rsidP="00D24A66">
      <w:pPr>
        <w:pStyle w:val="Ttulo2"/>
        <w:rPr>
          <w:color w:val="auto"/>
        </w:rPr>
      </w:pPr>
      <w:bookmarkStart w:id="326" w:name="_Toc232095228"/>
      <w:bookmarkStart w:id="327" w:name="_Toc232096275"/>
      <w:bookmarkStart w:id="328" w:name="_Toc232147169"/>
      <w:r>
        <w:rPr>
          <w:color w:val="auto"/>
        </w:rPr>
        <w:t>¿Puedo crear una convocatoria de forma anónima?</w:t>
      </w:r>
      <w:bookmarkEnd w:id="326"/>
      <w:bookmarkEnd w:id="327"/>
      <w:bookmarkEnd w:id="328"/>
    </w:p>
    <w:p w14:paraId="339B3B5D" w14:textId="77777777" w:rsidR="00D24A66" w:rsidRDefault="00D24A66" w:rsidP="00D24A66">
      <w:pPr>
        <w:spacing w:after="160" w:line="320" w:lineRule="auto"/>
        <w:jc w:val="both"/>
      </w:pPr>
      <w:r>
        <w:t>No. Para crear una convocatoria necesitas verificar tu número de teléfono, igual que cualquier participante. El convocante ha completado un proceso de verificación equivalente al de cualquier participante: se verifica el control sobre un número de teléfono real, no la identidad civil. Tu condición de convocante no se muestra públicamente en el informe — solo se registra internamente para garantizar que existe una persona real detrás de la convocatoria.</w:t>
      </w:r>
    </w:p>
    <w:p w14:paraId="654123F1" w14:textId="77777777" w:rsidR="00D24A66" w:rsidRPr="00AC1189" w:rsidRDefault="00D24A66" w:rsidP="00D24A66">
      <w:pPr>
        <w:pStyle w:val="Ttulo2"/>
        <w:rPr>
          <w:color w:val="auto"/>
        </w:rPr>
      </w:pPr>
      <w:bookmarkStart w:id="329" w:name="_Toc232095229"/>
      <w:bookmarkStart w:id="330" w:name="_Toc232096276"/>
      <w:bookmarkStart w:id="331" w:name="_Toc232147170"/>
      <w:r>
        <w:rPr>
          <w:color w:val="auto"/>
        </w:rPr>
        <w:t>¿Puedo crear una convocatoria si no soy ciudadano del país concernido?</w:t>
      </w:r>
      <w:bookmarkEnd w:id="329"/>
      <w:bookmarkEnd w:id="330"/>
      <w:bookmarkEnd w:id="331"/>
    </w:p>
    <w:p w14:paraId="0F0CC77E" w14:textId="77777777" w:rsidR="00D24A66" w:rsidRDefault="00D24A66" w:rsidP="00D24A66">
      <w:pPr>
        <w:spacing w:after="160" w:line="320" w:lineRule="auto"/>
        <w:jc w:val="both"/>
      </w:pPr>
      <w:r>
        <w:t>Sí, siempre que tengas un número de teléfono real que pueda recibir SMS. Sin embargo, los participantes que se adhieran a una convocatoria nacional deben tener SIM del país correspondiente. La convocatoria puede ser creada por alguien desde cualquier lugar.</w:t>
      </w:r>
    </w:p>
    <w:p w14:paraId="784DF8AC" w14:textId="77777777" w:rsidR="00D24A66" w:rsidRPr="00AC1189" w:rsidRDefault="00D24A66" w:rsidP="00D24A66">
      <w:pPr>
        <w:pStyle w:val="Ttulo2"/>
        <w:rPr>
          <w:color w:val="auto"/>
        </w:rPr>
      </w:pPr>
      <w:bookmarkStart w:id="332" w:name="_Toc232095230"/>
      <w:bookmarkStart w:id="333" w:name="_Toc232096277"/>
      <w:bookmarkStart w:id="334" w:name="_Toc232147171"/>
      <w:r>
        <w:rPr>
          <w:color w:val="auto"/>
        </w:rPr>
        <w:t>¿Qué pasa si la fuente documental deja de estar disponible en internet?</w:t>
      </w:r>
      <w:bookmarkEnd w:id="332"/>
      <w:bookmarkEnd w:id="333"/>
      <w:bookmarkEnd w:id="334"/>
    </w:p>
    <w:p w14:paraId="6249DEC3" w14:textId="77777777" w:rsidR="00D24A66" w:rsidRDefault="00D24A66" w:rsidP="00D24A66">
      <w:pPr>
        <w:spacing w:after="160" w:line="320" w:lineRule="auto"/>
        <w:jc w:val="both"/>
      </w:pPr>
      <w:r>
        <w:t>La URL de la fuente se registra en el momento de la creación. Si la fuente deja de estar disponible posteriormente, el registro histórico de la convocatoria conserva la URL original. Se recomienda utilizar fuentes de medios con larga trayectoria y estabilidad, o fuentes de portales gubernamentales oficiales, que tienen menor probabilidad de desaparecer.</w:t>
      </w:r>
    </w:p>
    <w:p w14:paraId="46F3B77B" w14:textId="77777777" w:rsidR="00D24A66" w:rsidRPr="00AC1189" w:rsidRDefault="00D24A66" w:rsidP="00D24A66">
      <w:pPr>
        <w:pStyle w:val="Ttulo2"/>
        <w:rPr>
          <w:color w:val="auto"/>
        </w:rPr>
      </w:pPr>
      <w:bookmarkStart w:id="335" w:name="_Toc232095231"/>
      <w:bookmarkStart w:id="336" w:name="_Toc232096278"/>
      <w:bookmarkStart w:id="337" w:name="_Toc232147172"/>
      <w:r>
        <w:rPr>
          <w:color w:val="auto"/>
        </w:rPr>
        <w:lastRenderedPageBreak/>
        <w:t>¿Puedo crear varias convocatorias sobre el mismo asunto?</w:t>
      </w:r>
      <w:bookmarkEnd w:id="335"/>
      <w:bookmarkEnd w:id="336"/>
      <w:bookmarkEnd w:id="337"/>
    </w:p>
    <w:p w14:paraId="0ED2BEF5" w14:textId="77777777" w:rsidR="00D24A66" w:rsidRDefault="00D24A66" w:rsidP="00D24A66">
      <w:pPr>
        <w:spacing w:after="160" w:line="320" w:lineRule="auto"/>
        <w:jc w:val="both"/>
      </w:pPr>
      <w:r>
        <w:t>Técnicamente sí. Sin embargo, múltiples convocatorias sobre el mismo asunto dividen la participación y reducen el impacto de cada una. Es preferible crear una sola convocatoria bien formulada y con suficiente saldo que varias convocatorias fragmentadas.</w:t>
      </w:r>
    </w:p>
    <w:p w14:paraId="45F4653E" w14:textId="77777777" w:rsidR="00D24A66" w:rsidRPr="00AC1189" w:rsidRDefault="00D24A66" w:rsidP="00D24A66">
      <w:pPr>
        <w:pStyle w:val="Ttulo2"/>
        <w:rPr>
          <w:color w:val="auto"/>
        </w:rPr>
      </w:pPr>
      <w:bookmarkStart w:id="338" w:name="_Toc232095232"/>
      <w:bookmarkStart w:id="339" w:name="_Toc232096279"/>
      <w:bookmarkStart w:id="340" w:name="_Toc232147173"/>
      <w:r>
        <w:rPr>
          <w:color w:val="auto"/>
        </w:rPr>
        <w:t>¿Qué ocurre si alguien intenta sabotear mi convocatoria con adhesiones falsas?</w:t>
      </w:r>
      <w:bookmarkEnd w:id="338"/>
      <w:bookmarkEnd w:id="339"/>
      <w:bookmarkEnd w:id="340"/>
    </w:p>
    <w:p w14:paraId="4BDCC3C1" w14:textId="77777777" w:rsidR="00D24A66" w:rsidRDefault="00D24A66" w:rsidP="00D24A66">
      <w:pPr>
        <w:spacing w:after="160" w:line="320" w:lineRule="auto"/>
        <w:jc w:val="both"/>
      </w:pPr>
      <w:r>
        <w:t>El sistema de verificación hace muy difícil la generación masiva de adhesiones falsas. Cada adhesión requiere una verificación SMS con un número de teléfono real, lo que implica un coste y un esfuerzo real por adhesión. El informe público muestra la distribución geográfica y los niveles de confianza, lo que permite detectar patrones anómalos. Si detectas un patrón sospechoso, puedes reportarlo a través de los canales de soporte de Voice Protest.</w:t>
      </w:r>
    </w:p>
    <w:p w14:paraId="6F4EA0D9" w14:textId="77777777" w:rsidR="00D24A66" w:rsidRPr="00AC1189" w:rsidRDefault="00D24A66" w:rsidP="00D24A66">
      <w:pPr>
        <w:pStyle w:val="Ttulo2"/>
        <w:rPr>
          <w:color w:val="auto"/>
        </w:rPr>
      </w:pPr>
      <w:bookmarkStart w:id="341" w:name="_Toc232095233"/>
      <w:bookmarkStart w:id="342" w:name="_Toc232096280"/>
      <w:bookmarkStart w:id="343" w:name="_Toc232147174"/>
      <w:r>
        <w:rPr>
          <w:color w:val="auto"/>
        </w:rPr>
        <w:t>¿Puede la institución destinataria ignorar el informe?</w:t>
      </w:r>
      <w:bookmarkEnd w:id="341"/>
      <w:bookmarkEnd w:id="342"/>
      <w:bookmarkEnd w:id="343"/>
    </w:p>
    <w:p w14:paraId="367D8797" w14:textId="77777777" w:rsidR="00D24A66" w:rsidRDefault="00D24A66" w:rsidP="00D24A66">
      <w:pPr>
        <w:spacing w:after="160" w:line="320" w:lineRule="auto"/>
        <w:jc w:val="both"/>
      </w:pPr>
      <w:r>
        <w:t>Sí. Voice Protest no tiene capacidad coercitiva: no puede obligar a ninguna institución a responder a un informe. El valor del informe es informativo y político: proporciona evidencia verificable del nivel de desacuerdo ciudadano, que puede ser utilizada por los medios, por la oposición política, por organismos de control o por la propia ciudadanía para seguir presionando.</w:t>
      </w:r>
    </w:p>
    <w:p w14:paraId="08C76EEC" w14:textId="77777777" w:rsidR="00D24A66" w:rsidRDefault="00D24A66" w:rsidP="00D24A66">
      <w:pPr>
        <w:spacing w:after="120"/>
      </w:pPr>
    </w:p>
    <w:p w14:paraId="65F6F6A6" w14:textId="77777777" w:rsidR="00D24A66" w:rsidRDefault="00D24A66" w:rsidP="00D24A66">
      <w:pPr>
        <w:spacing w:after="120"/>
      </w:pPr>
    </w:p>
    <w:p w14:paraId="4E6130DF" w14:textId="77777777" w:rsidR="00D24A66" w:rsidRDefault="00D24A66" w:rsidP="00D24A66">
      <w:pPr>
        <w:pStyle w:val="Ttulo1"/>
      </w:pPr>
      <w:r>
        <w:br w:type="page"/>
      </w:r>
      <w:bookmarkStart w:id="344" w:name="_Toc232147175"/>
      <w:r>
        <w:rPr>
          <w:color w:val="4EA72E" w:themeColor="accent6"/>
        </w:rPr>
        <w:lastRenderedPageBreak/>
        <w:t>PARTE V — MANUAL DEL PARTICIPANTE</w:t>
      </w:r>
      <w:bookmarkEnd w:id="344"/>
    </w:p>
    <w:p w14:paraId="297E8D2F" w14:textId="40DDDC72" w:rsidR="00D24A66" w:rsidRDefault="00D24A66"/>
    <w:p w14:paraId="3108CFD8" w14:textId="77777777" w:rsidR="00D24A66" w:rsidRPr="00AC1189" w:rsidRDefault="00D24A66" w:rsidP="00D24A66">
      <w:pPr>
        <w:pStyle w:val="Ttulo1"/>
        <w:pBdr>
          <w:bottom w:val="single" w:sz="4" w:space="6" w:color="2E6DA4"/>
        </w:pBdr>
        <w:rPr>
          <w:color w:val="auto"/>
        </w:rPr>
      </w:pPr>
      <w:bookmarkStart w:id="345" w:name="_Toc232095234"/>
      <w:bookmarkStart w:id="346" w:name="_Toc232147176"/>
      <w:r>
        <w:rPr>
          <w:color w:val="auto"/>
        </w:rPr>
        <w:t>Introducción</w:t>
      </w:r>
      <w:bookmarkEnd w:id="345"/>
      <w:bookmarkEnd w:id="346"/>
    </w:p>
    <w:p w14:paraId="3A1A622B" w14:textId="77777777" w:rsidR="00D24A66" w:rsidRDefault="00D24A66" w:rsidP="00D24A66">
      <w:pPr>
        <w:spacing w:after="160" w:line="320" w:lineRule="auto"/>
        <w:jc w:val="both"/>
      </w:pPr>
      <w:r>
        <w:t>Este manual está dirigido a cualquier persona que reciba un enlace a una convocatoria de Voice Protest y quiera entender qué está a punto de hacer, cómo funciona el proceso y qué información proporciona y cuál no proporciona al hacerlo.</w:t>
      </w:r>
    </w:p>
    <w:p w14:paraId="2134D727" w14:textId="77777777" w:rsidR="00D24A66" w:rsidRDefault="00D24A66" w:rsidP="00D24A66">
      <w:pPr>
        <w:spacing w:after="160" w:line="320" w:lineRule="auto"/>
        <w:jc w:val="both"/>
      </w:pPr>
      <w:r>
        <w:t>No se requieren conocimientos técnicos. El proceso de adhesión tarda aproximadamente dos minutos. Solo necesitas un teléfono móvil que pueda recibir SMS y conexión a internet.</w:t>
      </w:r>
    </w:p>
    <w:p w14:paraId="032EAA3F" w14:textId="77777777" w:rsidR="00D24A66" w:rsidRDefault="00D24A66" w:rsidP="00D24A66">
      <w:r>
        <w:br w:type="page"/>
      </w:r>
    </w:p>
    <w:p w14:paraId="3045D368" w14:textId="77777777" w:rsidR="00D24A66" w:rsidRPr="00AC1189" w:rsidRDefault="00D24A66" w:rsidP="00D24A66">
      <w:pPr>
        <w:pStyle w:val="Ttulo1"/>
        <w:pBdr>
          <w:bottom w:val="single" w:sz="4" w:space="6" w:color="2E6DA4"/>
        </w:pBdr>
        <w:rPr>
          <w:color w:val="auto"/>
        </w:rPr>
      </w:pPr>
      <w:bookmarkStart w:id="347" w:name="_Toc232095235"/>
      <w:bookmarkStart w:id="348" w:name="_Toc232147177"/>
      <w:r>
        <w:rPr>
          <w:color w:val="auto"/>
        </w:rPr>
        <w:lastRenderedPageBreak/>
        <w:t>1. Qué significa adherirse a una convocatoria</w:t>
      </w:r>
      <w:bookmarkEnd w:id="347"/>
      <w:bookmarkEnd w:id="348"/>
    </w:p>
    <w:p w14:paraId="01CC102F" w14:textId="77777777" w:rsidR="00D24A66" w:rsidRDefault="00D24A66" w:rsidP="00D24A66">
      <w:pPr>
        <w:spacing w:after="160" w:line="320" w:lineRule="auto"/>
        <w:jc w:val="both"/>
      </w:pPr>
      <w:r>
        <w:t>Adherirse a una convocatoria en Voice Protest significa registrar formalmente tu desacuerdo con la queja planteada por el convocante, de forma verificada y pseudónima.</w:t>
      </w:r>
    </w:p>
    <w:p w14:paraId="0C958590" w14:textId="77777777" w:rsidR="00D24A66" w:rsidRDefault="00D24A66" w:rsidP="00D24A66">
      <w:pPr>
        <w:spacing w:after="160" w:line="320" w:lineRule="auto"/>
        <w:jc w:val="both"/>
      </w:pPr>
      <w:r>
        <w:t>Verificada significa que el sistema comprueba que eres una persona real con control sobre un número de teléfono real, vinculada a la comunidad concernida. No eres un bot, no eres un duplicado, y perteneces al grupo al que va dirigida la convocatoria.</w:t>
      </w:r>
    </w:p>
    <w:p w14:paraId="5F31986A" w14:textId="77777777" w:rsidR="00D24A66" w:rsidRDefault="00D24A66" w:rsidP="00D24A66">
      <w:pPr>
        <w:spacing w:after="160" w:line="320" w:lineRule="auto"/>
        <w:jc w:val="both"/>
      </w:pPr>
      <w:r>
        <w:t>Pseudónima significa que tu identidad personal — tu nombre, tu dirección, tu correo electrónico — no se almacena en ningún lugar. Lo que queda registrado es una huella matemática derivada de tu número de teléfono, imposible de revertir sin acceso a claves secretas del servidor.</w:t>
      </w:r>
    </w:p>
    <w:p w14:paraId="0CB106B3" w14:textId="77777777" w:rsidR="00D24A66" w:rsidRDefault="00D24A66" w:rsidP="00D24A66">
      <w:pPr>
        <w:pBdr>
          <w:left w:val="single" w:sz="12" w:space="10" w:color="2E6DA4"/>
        </w:pBdr>
        <w:spacing w:before="160" w:after="160" w:line="320" w:lineRule="auto"/>
        <w:ind w:left="720" w:right="720"/>
        <w:jc w:val="both"/>
      </w:pPr>
      <w:r>
        <w:rPr>
          <w:i/>
          <w:iCs/>
          <w:color w:val="444444"/>
        </w:rPr>
        <w:t>"Tu voz cuenta. Tu identidad, no."</w:t>
      </w:r>
    </w:p>
    <w:p w14:paraId="7E5AB04E" w14:textId="77777777" w:rsidR="00D24A66" w:rsidRDefault="00D24A66" w:rsidP="00D24A66">
      <w:pPr>
        <w:spacing w:after="160" w:line="320" w:lineRule="auto"/>
        <w:jc w:val="both"/>
      </w:pPr>
      <w:r>
        <w:t>Adherirse no tiene consecuencias jurídicas directas. No firmas ningún documento legal, no te comprometes a ninguna acción futura, y no apareces en ningún registro público con tu nombre. Lo que haces es sumar tu voz verificada al conjunto de personas que expresan formalmente esa queja.</w:t>
      </w:r>
    </w:p>
    <w:p w14:paraId="782A91C6" w14:textId="77777777" w:rsidR="00D24A66" w:rsidRDefault="00D24A66" w:rsidP="00D24A66">
      <w:pPr>
        <w:pStyle w:val="Ttulo2"/>
      </w:pPr>
      <w:bookmarkStart w:id="349" w:name="_Toc232095236"/>
      <w:bookmarkStart w:id="350" w:name="_Toc232096283"/>
      <w:bookmarkStart w:id="351" w:name="_Toc232147178"/>
      <w:r>
        <w:rPr>
          <w:color w:val="auto"/>
        </w:rPr>
        <w:t>1.1 Lo que tu adhesión demuestra</w:t>
      </w:r>
      <w:bookmarkEnd w:id="349"/>
      <w:bookmarkEnd w:id="350"/>
      <w:bookmarkEnd w:id="351"/>
    </w:p>
    <w:p w14:paraId="1427596F" w14:textId="77777777" w:rsidR="00D24A66" w:rsidRDefault="00D24A66" w:rsidP="00D24A66">
      <w:pPr>
        <w:pStyle w:val="Prrafodelista"/>
        <w:numPr>
          <w:ilvl w:val="0"/>
          <w:numId w:val="10"/>
        </w:numPr>
        <w:spacing w:before="80" w:after="80"/>
      </w:pPr>
      <w:r>
        <w:t>Que eres una persona real con acceso a un teléfono móvil real.</w:t>
      </w:r>
    </w:p>
    <w:p w14:paraId="449EBE95" w14:textId="77777777" w:rsidR="00D24A66" w:rsidRDefault="00D24A66" w:rsidP="00D24A66">
      <w:pPr>
        <w:pStyle w:val="Prrafodelista"/>
        <w:numPr>
          <w:ilvl w:val="0"/>
          <w:numId w:val="10"/>
        </w:numPr>
        <w:spacing w:before="80" w:after="80"/>
      </w:pPr>
      <w:r>
        <w:t>Que ese número de teléfono no había sido utilizado previamente en esta misma convocatoria.</w:t>
      </w:r>
    </w:p>
    <w:p w14:paraId="19022A01" w14:textId="77777777" w:rsidR="00D24A66" w:rsidRDefault="00D24A66" w:rsidP="00D24A66">
      <w:pPr>
        <w:pStyle w:val="Prrafodelista"/>
        <w:numPr>
          <w:ilvl w:val="0"/>
          <w:numId w:val="10"/>
        </w:numPr>
        <w:spacing w:before="80" w:after="80"/>
      </w:pPr>
      <w:r>
        <w:t>Que el prefijo de tu teléfono es compatible con el ámbito geográfico de la convocatoria (para convocatorias nacionales).</w:t>
      </w:r>
    </w:p>
    <w:p w14:paraId="031233F8" w14:textId="77777777" w:rsidR="00D24A66" w:rsidRDefault="00D24A66" w:rsidP="00D24A66">
      <w:pPr>
        <w:pStyle w:val="Prrafodelista"/>
        <w:numPr>
          <w:ilvl w:val="0"/>
          <w:numId w:val="10"/>
        </w:numPr>
        <w:spacing w:before="80" w:after="80"/>
      </w:pPr>
      <w:r>
        <w:t>Que en el momento de la adhesión, tu dispositivo superó las verificaciones automáticas de comportamiento humano.</w:t>
      </w:r>
    </w:p>
    <w:p w14:paraId="6C606F22" w14:textId="77777777" w:rsidR="00D24A66" w:rsidRPr="00AC1189" w:rsidRDefault="00D24A66" w:rsidP="00D24A66">
      <w:pPr>
        <w:pStyle w:val="Ttulo2"/>
        <w:rPr>
          <w:color w:val="auto"/>
        </w:rPr>
      </w:pPr>
      <w:bookmarkStart w:id="352" w:name="_Toc232095237"/>
      <w:bookmarkStart w:id="353" w:name="_Toc232096284"/>
      <w:bookmarkStart w:id="354" w:name="_Toc232147179"/>
      <w:r>
        <w:rPr>
          <w:color w:val="auto"/>
        </w:rPr>
        <w:t>1.2 Lo que tu adhesión no demuestra</w:t>
      </w:r>
      <w:bookmarkEnd w:id="352"/>
      <w:bookmarkEnd w:id="353"/>
      <w:bookmarkEnd w:id="354"/>
    </w:p>
    <w:p w14:paraId="4A94547A" w14:textId="77777777" w:rsidR="00D24A66" w:rsidRDefault="00D24A66" w:rsidP="00D24A66">
      <w:pPr>
        <w:pStyle w:val="Prrafodelista"/>
        <w:numPr>
          <w:ilvl w:val="0"/>
          <w:numId w:val="10"/>
        </w:numPr>
        <w:spacing w:before="80" w:after="80"/>
      </w:pPr>
      <w:r>
        <w:t>Que los hechos denunciados en la convocatoria son verdad. Voice Protest verifica participación, no veracidad.</w:t>
      </w:r>
    </w:p>
    <w:p w14:paraId="3779B718" w14:textId="77777777" w:rsidR="00D24A66" w:rsidRDefault="00D24A66" w:rsidP="00D24A66">
      <w:pPr>
        <w:pStyle w:val="Prrafodelista"/>
        <w:numPr>
          <w:ilvl w:val="0"/>
          <w:numId w:val="10"/>
        </w:numPr>
        <w:spacing w:before="80" w:after="80"/>
      </w:pPr>
      <w:r>
        <w:t>Que eres ciudadano del país en sentido legal. El sistema verifica que tu SIM tiene prefijo de ese país, no tu documentación civil.</w:t>
      </w:r>
    </w:p>
    <w:p w14:paraId="5371E756" w14:textId="77777777" w:rsidR="00D24A66" w:rsidRDefault="00D24A66" w:rsidP="00D24A66">
      <w:pPr>
        <w:pStyle w:val="Prrafodelista"/>
        <w:numPr>
          <w:ilvl w:val="0"/>
          <w:numId w:val="10"/>
        </w:numPr>
        <w:spacing w:before="80" w:after="80"/>
      </w:pPr>
      <w:r>
        <w:t>Que comprendes o apoyas todas las demandas en detalle. Tu adhesión expresa el desacuerdo general con el abuso denunciado.</w:t>
      </w:r>
    </w:p>
    <w:p w14:paraId="53C4C35B" w14:textId="77777777" w:rsidR="00D24A66" w:rsidRDefault="00D24A66" w:rsidP="00D24A66">
      <w:r>
        <w:br w:type="page"/>
      </w:r>
    </w:p>
    <w:p w14:paraId="3E87503A" w14:textId="77777777" w:rsidR="00D24A66" w:rsidRPr="00AC1189" w:rsidRDefault="00D24A66" w:rsidP="00D24A66">
      <w:pPr>
        <w:pStyle w:val="Ttulo1"/>
        <w:pBdr>
          <w:bottom w:val="single" w:sz="4" w:space="6" w:color="2E6DA4"/>
        </w:pBdr>
        <w:rPr>
          <w:color w:val="auto"/>
        </w:rPr>
      </w:pPr>
      <w:bookmarkStart w:id="355" w:name="_Toc232095238"/>
      <w:bookmarkStart w:id="356" w:name="_Toc232147180"/>
      <w:r>
        <w:rPr>
          <w:color w:val="auto"/>
        </w:rPr>
        <w:lastRenderedPageBreak/>
        <w:t>2. La pantalla de detalle — qué ves antes de adherirte</w:t>
      </w:r>
      <w:bookmarkEnd w:id="355"/>
      <w:bookmarkEnd w:id="356"/>
    </w:p>
    <w:p w14:paraId="681D9690" w14:textId="77777777" w:rsidR="00D24A66" w:rsidRDefault="00D24A66" w:rsidP="00D24A66">
      <w:pPr>
        <w:spacing w:after="160" w:line="320" w:lineRule="auto"/>
        <w:jc w:val="both"/>
      </w:pPr>
      <w:r>
        <w:t>Cuando abres el enlace de una convocatoria, lo primero que ves es la pantalla de detalle. Esta pantalla muestra toda la información de la convocatoria y te permite decidir si quieres adherirte antes de iniciar cualquier proceso de verificación.</w:t>
      </w:r>
    </w:p>
    <w:p w14:paraId="5225F5D1" w14:textId="77777777" w:rsidR="00D24A66" w:rsidRPr="00AC1189" w:rsidRDefault="00D24A66" w:rsidP="00D24A66">
      <w:pPr>
        <w:pStyle w:val="Ttulo2"/>
        <w:rPr>
          <w:color w:val="auto"/>
        </w:rPr>
      </w:pPr>
      <w:bookmarkStart w:id="357" w:name="_Toc232095239"/>
      <w:bookmarkStart w:id="358" w:name="_Toc232096286"/>
      <w:bookmarkStart w:id="359" w:name="_Toc232147181"/>
      <w:r>
        <w:rPr>
          <w:color w:val="auto"/>
        </w:rPr>
        <w:t>2.1 El encabezado y los contadores</w:t>
      </w:r>
      <w:bookmarkEnd w:id="357"/>
      <w:bookmarkEnd w:id="358"/>
      <w:bookmarkEnd w:id="359"/>
    </w:p>
    <w:p w14:paraId="15543529" w14:textId="77777777" w:rsidR="00D24A66" w:rsidRDefault="00D24A66" w:rsidP="00D24A66">
      <w:pPr>
        <w:spacing w:after="160" w:line="320" w:lineRule="auto"/>
        <w:jc w:val="both"/>
      </w:pPr>
      <w:r>
        <w:t>En la parte superior de la pantalla verás tres contadores en tiempo real:</w:t>
      </w:r>
    </w:p>
    <w:p w14:paraId="5A881E64" w14:textId="77777777" w:rsidR="00D24A66" w:rsidRDefault="00D24A66" w:rsidP="00D24A66">
      <w:pPr>
        <w:pStyle w:val="Prrafodelista"/>
        <w:numPr>
          <w:ilvl w:val="0"/>
          <w:numId w:val="10"/>
        </w:numPr>
        <w:spacing w:before="80" w:after="80"/>
      </w:pPr>
      <w:r>
        <w:t>Adhesiones — el número total de adhesiones verificadas acumuladas hasta ese momento.</w:t>
      </w:r>
    </w:p>
    <w:p w14:paraId="3302BA85" w14:textId="77777777" w:rsidR="00D24A66" w:rsidRDefault="00D24A66" w:rsidP="00D24A66">
      <w:pPr>
        <w:pStyle w:val="Prrafodelista"/>
        <w:numPr>
          <w:ilvl w:val="0"/>
          <w:numId w:val="10"/>
        </w:numPr>
        <w:spacing w:before="80" w:after="80"/>
      </w:pPr>
      <w:r>
        <w:t>Ciudades — el número de ciudades distintas desde las que se han registrado adhesiones.</w:t>
      </w:r>
    </w:p>
    <w:p w14:paraId="0ABA5224" w14:textId="77777777" w:rsidR="00D24A66" w:rsidRDefault="00D24A66" w:rsidP="00D24A66">
      <w:pPr>
        <w:pStyle w:val="Prrafodelista"/>
        <w:numPr>
          <w:ilvl w:val="0"/>
          <w:numId w:val="10"/>
        </w:numPr>
        <w:spacing w:before="80" w:after="80"/>
      </w:pPr>
      <w:r>
        <w:t>Tiempo restante — el tiempo que queda hasta el cierre automático de la convocatoria, en horas y minutos.</w:t>
      </w:r>
    </w:p>
    <w:p w14:paraId="28EDF00B" w14:textId="77777777" w:rsidR="00D24A66" w:rsidRDefault="00D24A66" w:rsidP="00D24A66">
      <w:pPr>
        <w:spacing w:after="160" w:line="320" w:lineRule="auto"/>
        <w:jc w:val="both"/>
      </w:pPr>
      <w:r>
        <w:t>Debajo de los contadores aparece la fecha y hora exacta de cierre de la convocatoria, para que puedas saber con precisión cuándo termina el período de adhesión.</w:t>
      </w:r>
    </w:p>
    <w:p w14:paraId="4B1E9BFB" w14:textId="77777777" w:rsidR="00D24A66" w:rsidRDefault="00D24A66" w:rsidP="00D24A66">
      <w:pPr>
        <w:spacing w:after="160" w:line="320" w:lineRule="auto"/>
        <w:jc w:val="both"/>
      </w:pPr>
      <w:r>
        <w:t>Si la convocatoria está creciendo rápidamente, aparecerá un indicador de velocidad mostrando cuántas adhesiones nuevas se han registrado hoy y si la tendencia es al alza o a la baja respecto al día anterior.</w:t>
      </w:r>
    </w:p>
    <w:p w14:paraId="7052B8AF" w14:textId="77777777" w:rsidR="00D24A66" w:rsidRPr="00AC1189" w:rsidRDefault="00D24A66" w:rsidP="00D24A66">
      <w:pPr>
        <w:pStyle w:val="Ttulo2"/>
        <w:rPr>
          <w:color w:val="auto"/>
        </w:rPr>
      </w:pPr>
      <w:bookmarkStart w:id="360" w:name="_Toc232095240"/>
      <w:bookmarkStart w:id="361" w:name="_Toc232096287"/>
      <w:bookmarkStart w:id="362" w:name="_Toc232147182"/>
      <w:r>
        <w:rPr>
          <w:color w:val="auto"/>
        </w:rPr>
        <w:t>2.2 La validación geográfica</w:t>
      </w:r>
      <w:bookmarkEnd w:id="360"/>
      <w:bookmarkEnd w:id="361"/>
      <w:bookmarkEnd w:id="362"/>
    </w:p>
    <w:p w14:paraId="3083FCDF" w14:textId="77777777" w:rsidR="00D24A66" w:rsidRDefault="00D24A66" w:rsidP="00D24A66">
      <w:pPr>
        <w:spacing w:after="160" w:line="320" w:lineRule="auto"/>
        <w:jc w:val="both"/>
      </w:pPr>
      <w:r>
        <w:t>Justo debajo de los contadores verás el panel de validación geográfica. Este panel muestra en tiempo real la compatibilidad de tu dispositivo con el ámbito de la convocatoria, antes de que hayas introducido ningún dato personal.</w:t>
      </w:r>
    </w:p>
    <w:p w14:paraId="5288D50C" w14:textId="77777777" w:rsidR="00D24A66" w:rsidRDefault="00D24A66" w:rsidP="00D24A66">
      <w:pPr>
        <w:spacing w:after="160" w:line="320" w:lineRule="auto"/>
        <w:jc w:val="both"/>
      </w:pPr>
      <w:r>
        <w:t>El panel muestra dos señales:</w:t>
      </w:r>
    </w:p>
    <w:p w14:paraId="6662059F" w14:textId="77777777" w:rsidR="00D24A66" w:rsidRDefault="00D24A66" w:rsidP="00D24A66">
      <w:pPr>
        <w:pStyle w:val="Prrafodelista"/>
        <w:numPr>
          <w:ilvl w:val="0"/>
          <w:numId w:val="10"/>
        </w:numPr>
        <w:spacing w:before="80" w:after="80"/>
      </w:pPr>
      <w:r>
        <w:t>SIM / Prefijo — el prefijo del país que el sistema ha detectado como más probable basándose en el número que has introducido, o un indicador pendiente si aún no has introducido ningún número.</w:t>
      </w:r>
    </w:p>
    <w:p w14:paraId="597EA3EA" w14:textId="77777777" w:rsidR="00D24A66" w:rsidRDefault="00D24A66" w:rsidP="00D24A66">
      <w:pPr>
        <w:pStyle w:val="Prrafodelista"/>
        <w:numPr>
          <w:ilvl w:val="0"/>
          <w:numId w:val="10"/>
        </w:numPr>
        <w:spacing w:before="80" w:after="80"/>
      </w:pPr>
      <w:r>
        <w:t>IP / Localización — el país detectado mediante tu dirección IP de conexión.</w:t>
      </w:r>
    </w:p>
    <w:p w14:paraId="6A632B36" w14:textId="77777777" w:rsidR="00D24A66" w:rsidRDefault="00D24A66" w:rsidP="00D24A66">
      <w:pPr>
        <w:spacing w:after="160" w:line="320" w:lineRule="auto"/>
        <w:jc w:val="both"/>
      </w:pPr>
      <w:r>
        <w:t>Si ambas señales coinciden con el país de la convocatoria, el indicador de confianza geográfica mostrará un nivel alto. Si hay discrepancias — por ejemplo, si tu IP indica un país diferente al de tu SIM porque estás usando una VPN — la confianza será menor, aunque esto no impide la adhesión si el prefijo de tu teléfono es el correcto.</w:t>
      </w:r>
    </w:p>
    <w:p w14:paraId="797DA356"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sz w:val="20"/>
          <w:szCs w:val="20"/>
        </w:rPr>
        <w:t xml:space="preserve">¿Por qué aparece mi país detectado aunque no haya introducido nada?  </w:t>
      </w:r>
      <w:r>
        <w:rPr>
          <w:color w:val="333333"/>
          <w:sz w:val="20"/>
          <w:szCs w:val="20"/>
        </w:rPr>
        <w:t>El sistema detecta tu país aproximado mediante la dirección IP de conexión. Esta detección es automática y no requiere ningún permiso. La IP no se almacena — solo se usa para mostrar el indicador de confianza geográfica.</w:t>
      </w:r>
    </w:p>
    <w:p w14:paraId="63F00995" w14:textId="77777777" w:rsidR="00D24A66" w:rsidRPr="00AC1189" w:rsidRDefault="00D24A66" w:rsidP="00D24A66">
      <w:pPr>
        <w:pStyle w:val="Ttulo2"/>
        <w:rPr>
          <w:color w:val="auto"/>
        </w:rPr>
      </w:pPr>
      <w:bookmarkStart w:id="363" w:name="_Toc232095241"/>
      <w:bookmarkStart w:id="364" w:name="_Toc232096288"/>
      <w:bookmarkStart w:id="365" w:name="_Toc232147183"/>
      <w:r>
        <w:rPr>
          <w:color w:val="auto"/>
        </w:rPr>
        <w:lastRenderedPageBreak/>
        <w:t>2.3 Información sobre la convocatoria</w:t>
      </w:r>
      <w:bookmarkEnd w:id="363"/>
      <w:bookmarkEnd w:id="364"/>
      <w:bookmarkEnd w:id="365"/>
    </w:p>
    <w:p w14:paraId="0AAC9656" w14:textId="77777777" w:rsidR="00D24A66" w:rsidRDefault="00D24A66" w:rsidP="00D24A66">
      <w:pPr>
        <w:spacing w:after="160" w:line="320" w:lineRule="auto"/>
        <w:jc w:val="both"/>
      </w:pPr>
      <w:r>
        <w:t>La pantalla muestra toda la información de la convocatoria que el convocante introdujo al crearla:</w:t>
      </w:r>
    </w:p>
    <w:p w14:paraId="1A1028BA" w14:textId="77777777" w:rsidR="00D24A66" w:rsidRDefault="00D24A66" w:rsidP="00D24A66">
      <w:pPr>
        <w:pStyle w:val="Prrafodelista"/>
        <w:numPr>
          <w:ilvl w:val="0"/>
          <w:numId w:val="10"/>
        </w:numPr>
        <w:spacing w:before="80" w:after="80"/>
      </w:pPr>
      <w:r>
        <w:t>Título — la descripción breve de la queja.</w:t>
      </w:r>
    </w:p>
    <w:p w14:paraId="78F725FC" w14:textId="77777777" w:rsidR="00D24A66" w:rsidRDefault="00D24A66" w:rsidP="00D24A66">
      <w:pPr>
        <w:pStyle w:val="Prrafodelista"/>
        <w:numPr>
          <w:ilvl w:val="0"/>
          <w:numId w:val="10"/>
        </w:numPr>
        <w:spacing w:before="80" w:after="80"/>
      </w:pPr>
      <w:r>
        <w:t>Institución destinataria — a quién va dirigida la protesta.</w:t>
      </w:r>
    </w:p>
    <w:p w14:paraId="3C791A26" w14:textId="77777777" w:rsidR="00D24A66" w:rsidRDefault="00D24A66" w:rsidP="00D24A66">
      <w:pPr>
        <w:pStyle w:val="Prrafodelista"/>
        <w:numPr>
          <w:ilvl w:val="0"/>
          <w:numId w:val="10"/>
        </w:numPr>
        <w:spacing w:before="80" w:after="80"/>
      </w:pPr>
      <w:r>
        <w:t>Descripción completa — el contexto detallado de la queja.</w:t>
      </w:r>
    </w:p>
    <w:p w14:paraId="0CED0956" w14:textId="77777777" w:rsidR="00D24A66" w:rsidRDefault="00D24A66" w:rsidP="00D24A66">
      <w:pPr>
        <w:pStyle w:val="Prrafodelista"/>
        <w:numPr>
          <w:ilvl w:val="0"/>
          <w:numId w:val="10"/>
        </w:numPr>
        <w:spacing w:before="80" w:after="80"/>
      </w:pPr>
      <w:r>
        <w:t>Demandas — qué exige concretamente la convocatoria.</w:t>
      </w:r>
    </w:p>
    <w:p w14:paraId="7C8BE06F" w14:textId="77777777" w:rsidR="00D24A66" w:rsidRDefault="00D24A66" w:rsidP="00D24A66">
      <w:pPr>
        <w:pStyle w:val="Prrafodelista"/>
        <w:numPr>
          <w:ilvl w:val="0"/>
          <w:numId w:val="10"/>
        </w:numPr>
        <w:spacing w:before="80" w:after="80"/>
      </w:pPr>
      <w:r>
        <w:t>Fuente documental — el enlace a la documentación que acredita el abuso denunciado. Puedes abrirla antes de decidir si adherirte.</w:t>
      </w:r>
    </w:p>
    <w:p w14:paraId="1D2E0B5F" w14:textId="77777777" w:rsidR="00D24A66" w:rsidRDefault="00D24A66" w:rsidP="00D24A66">
      <w:pPr>
        <w:pStyle w:val="Prrafodelista"/>
        <w:numPr>
          <w:ilvl w:val="0"/>
          <w:numId w:val="10"/>
        </w:numPr>
        <w:spacing w:before="80" w:after="80"/>
      </w:pPr>
      <w:r>
        <w:t>Categoría del abuso — corrupción, nepotismo, negligencia, opacidad, represión u otro.</w:t>
      </w:r>
    </w:p>
    <w:p w14:paraId="0A76F788" w14:textId="77777777" w:rsidR="00D24A66" w:rsidRPr="00AC1189" w:rsidRDefault="00D24A66" w:rsidP="00D24A66">
      <w:pPr>
        <w:pStyle w:val="Ttulo2"/>
        <w:rPr>
          <w:color w:val="auto"/>
        </w:rPr>
      </w:pPr>
      <w:bookmarkStart w:id="366" w:name="_Toc232095242"/>
      <w:bookmarkStart w:id="367" w:name="_Toc232096289"/>
      <w:bookmarkStart w:id="368" w:name="_Toc232147184"/>
      <w:r>
        <w:rPr>
          <w:color w:val="auto"/>
        </w:rPr>
        <w:t>2.4 El mensaje de contexto de privacidad</w:t>
      </w:r>
      <w:bookmarkEnd w:id="366"/>
      <w:bookmarkEnd w:id="367"/>
      <w:bookmarkEnd w:id="368"/>
    </w:p>
    <w:p w14:paraId="1102E2D8" w14:textId="77777777" w:rsidR="00D24A66" w:rsidRDefault="00D24A66" w:rsidP="00D24A66">
      <w:pPr>
        <w:spacing w:after="160" w:line="320" w:lineRule="auto"/>
        <w:jc w:val="both"/>
      </w:pPr>
      <w:r>
        <w:t>Debajo de la información de la convocatoria aparece un mensaje contextual sobre privacidad, que varía según el tipo y el nivel de riesgo de la convocatoria:</w:t>
      </w:r>
    </w:p>
    <w:p w14:paraId="36C5220E" w14:textId="77777777" w:rsidR="00D24A66" w:rsidRDefault="00D24A66" w:rsidP="00D24A66">
      <w:pPr>
        <w:pStyle w:val="Prrafodelista"/>
        <w:numPr>
          <w:ilvl w:val="0"/>
          <w:numId w:val="10"/>
        </w:numPr>
        <w:spacing w:before="80" w:after="80"/>
      </w:pPr>
      <w:r>
        <w:t>En convocatorias normales — se informa de que la adhesión es pseudónima y de que el número de teléfono se transforma en un identificador irreversible.</w:t>
      </w:r>
    </w:p>
    <w:p w14:paraId="43B845A8" w14:textId="77777777" w:rsidR="00D24A66" w:rsidRDefault="00D24A66" w:rsidP="00D24A66">
      <w:pPr>
        <w:pStyle w:val="Prrafodelista"/>
        <w:numPr>
          <w:ilvl w:val="0"/>
          <w:numId w:val="10"/>
        </w:numPr>
        <w:spacing w:before="80" w:after="80"/>
      </w:pPr>
      <w:r>
        <w:t>En convocatorias de alto riesgo o régimen crítico — se advierte más explícitamente sobre las limitaciones del pseudonimato y se sugieren precauciones adicionales.</w:t>
      </w:r>
    </w:p>
    <w:p w14:paraId="0F551E51" w14:textId="77777777" w:rsidR="00D24A66" w:rsidRDefault="00D24A66" w:rsidP="00D24A66">
      <w:pPr>
        <w:pStyle w:val="Prrafodelista"/>
        <w:numPr>
          <w:ilvl w:val="0"/>
          <w:numId w:val="10"/>
        </w:numPr>
        <w:spacing w:before="80" w:after="80"/>
      </w:pPr>
      <w:r>
        <w:t>En convocatorias globales — se informa de que la participación es verificada como proveniente de un participante único, sin restricción geográfica.</w:t>
      </w:r>
    </w:p>
    <w:p w14:paraId="4F78CC90" w14:textId="77777777" w:rsidR="00D24A66" w:rsidRDefault="00D24A66" w:rsidP="00D24A66">
      <w:pPr>
        <w:pStyle w:val="Prrafodelista"/>
        <w:numPr>
          <w:ilvl w:val="0"/>
          <w:numId w:val="10"/>
        </w:numPr>
        <w:spacing w:before="80" w:after="80"/>
      </w:pPr>
      <w:r>
        <w:t>En convocatorias con verificación de email institucional — se informa de que la verificación se realizará mediante correo electrónico del dominio configurado.</w:t>
      </w:r>
    </w:p>
    <w:p w14:paraId="684C808F" w14:textId="77777777" w:rsidR="00D24A66" w:rsidRDefault="00D24A66" w:rsidP="00D24A66">
      <w:pPr>
        <w:pStyle w:val="Prrafodelista"/>
        <w:numPr>
          <w:ilvl w:val="0"/>
          <w:numId w:val="10"/>
        </w:numPr>
        <w:spacing w:before="80" w:after="80"/>
      </w:pPr>
      <w:r>
        <w:t>En convocatorias con censo dinámico — se informa de que la adhesión se verifica a través del correo institucional y del sistema de avales del grupo.</w:t>
      </w:r>
    </w:p>
    <w:p w14:paraId="59ECDC64" w14:textId="77777777" w:rsidR="00D24A66" w:rsidRPr="00AC1189" w:rsidRDefault="00D24A66" w:rsidP="00D24A66">
      <w:pPr>
        <w:pStyle w:val="Ttulo2"/>
        <w:rPr>
          <w:color w:val="auto"/>
        </w:rPr>
      </w:pPr>
      <w:bookmarkStart w:id="369" w:name="_Toc232095243"/>
      <w:bookmarkStart w:id="370" w:name="_Toc232096290"/>
      <w:bookmarkStart w:id="371" w:name="_Toc232147185"/>
      <w:r>
        <w:rPr>
          <w:color w:val="auto"/>
        </w:rPr>
        <w:t>2.5 Las garantías de seguridad</w:t>
      </w:r>
      <w:bookmarkEnd w:id="369"/>
      <w:bookmarkEnd w:id="370"/>
      <w:bookmarkEnd w:id="371"/>
    </w:p>
    <w:p w14:paraId="6ECFDE7D" w14:textId="77777777" w:rsidR="00D24A66" w:rsidRDefault="00D24A66" w:rsidP="00D24A66">
      <w:pPr>
        <w:spacing w:after="160" w:line="320" w:lineRule="auto"/>
        <w:jc w:val="both"/>
      </w:pPr>
      <w:r>
        <w:t>En la parte inferior de la pantalla de detalle hay un panel expandible que muestra las garantías técnicas del sistema. Este panel está pensado para usuarios con inquietudes sobre privacidad o seguridad que quieran entender más sobre cómo funciona la verificación antes de decidir participar. Incluye:</w:t>
      </w:r>
    </w:p>
    <w:p w14:paraId="37974C69" w14:textId="77777777" w:rsidR="00D24A66" w:rsidRDefault="00D24A66" w:rsidP="00D24A66">
      <w:pPr>
        <w:pStyle w:val="Prrafodelista"/>
        <w:numPr>
          <w:ilvl w:val="0"/>
          <w:numId w:val="10"/>
        </w:numPr>
        <w:spacing w:before="80" w:after="80"/>
      </w:pPr>
      <w:r>
        <w:t>HMAC-SHA256 — explicación de cómo el número de teléfono se transforma en un identificador pseudónimo irreversible.</w:t>
      </w:r>
    </w:p>
    <w:p w14:paraId="425B1A4E" w14:textId="77777777" w:rsidR="00D24A66" w:rsidRDefault="00D24A66" w:rsidP="00D24A66">
      <w:pPr>
        <w:pStyle w:val="Prrafodelista"/>
        <w:numPr>
          <w:ilvl w:val="0"/>
          <w:numId w:val="10"/>
        </w:numPr>
        <w:spacing w:before="80" w:after="80"/>
      </w:pPr>
      <w:r>
        <w:t>Verificación SMS — descripción del mecanismo de SMS OTP.</w:t>
      </w:r>
    </w:p>
    <w:p w14:paraId="3C0D0B16" w14:textId="77777777" w:rsidR="00D24A66" w:rsidRDefault="00D24A66" w:rsidP="00D24A66">
      <w:pPr>
        <w:pStyle w:val="Prrafodelista"/>
        <w:numPr>
          <w:ilvl w:val="0"/>
          <w:numId w:val="10"/>
        </w:numPr>
        <w:spacing w:before="80" w:after="80"/>
      </w:pPr>
      <w:r>
        <w:t>Sello de integridad — descripción del hash criptográfico que protege el informe final.</w:t>
      </w:r>
    </w:p>
    <w:p w14:paraId="5B6F2248" w14:textId="77777777" w:rsidR="00D24A66" w:rsidRPr="00AC1189" w:rsidRDefault="00D24A66" w:rsidP="00D24A66">
      <w:pPr>
        <w:pStyle w:val="Ttulo2"/>
        <w:rPr>
          <w:color w:val="auto"/>
        </w:rPr>
      </w:pPr>
      <w:bookmarkStart w:id="372" w:name="_Toc232095244"/>
      <w:bookmarkStart w:id="373" w:name="_Toc232096291"/>
      <w:bookmarkStart w:id="374" w:name="_Toc232147186"/>
      <w:r>
        <w:rPr>
          <w:color w:val="auto"/>
        </w:rPr>
        <w:t>2.6 El saldo disponible</w:t>
      </w:r>
      <w:bookmarkEnd w:id="372"/>
      <w:bookmarkEnd w:id="373"/>
      <w:bookmarkEnd w:id="374"/>
    </w:p>
    <w:p w14:paraId="51831572" w14:textId="77777777" w:rsidR="00D24A66" w:rsidRDefault="00D24A66" w:rsidP="00D24A66">
      <w:pPr>
        <w:spacing w:after="160" w:line="320" w:lineRule="auto"/>
        <w:jc w:val="both"/>
      </w:pPr>
      <w:r>
        <w:t xml:space="preserve">Si la convocatoria tiene fondos disponibles, verás el saldo actual y el número estimado de adhesiones adicionales que ese saldo puede cubrir. Si el saldo está agotado, el botón de adhesión estará desactivado y verás un mensaje informando de que la convocatoria necesita </w:t>
        <w:lastRenderedPageBreak/>
        <w:t>fondos para cubrir nuevas verificaciones. Cualquier persona puede hacer una donación para reactivarla.</w:t>
      </w:r>
    </w:p>
    <w:p w14:paraId="2CDAA8D5" w14:textId="77777777" w:rsidR="00D24A66" w:rsidRDefault="00D24A66" w:rsidP="00D24A66">
      <w:r>
        <w:br w:type="page"/>
      </w:r>
    </w:p>
    <w:p w14:paraId="5B8BB4DD" w14:textId="77777777" w:rsidR="00D24A66" w:rsidRPr="00AC1189" w:rsidRDefault="00D24A66" w:rsidP="00D24A66">
      <w:pPr>
        <w:pStyle w:val="Ttulo1"/>
        <w:pBdr>
          <w:bottom w:val="single" w:sz="4" w:space="6" w:color="2E6DA4"/>
        </w:pBdr>
        <w:rPr>
          <w:color w:val="auto"/>
        </w:rPr>
      </w:pPr>
      <w:bookmarkStart w:id="375" w:name="_Toc232095245"/>
      <w:bookmarkStart w:id="376" w:name="_Toc232147187"/>
      <w:r>
        <w:rPr>
          <w:color w:val="auto"/>
        </w:rPr>
        <w:lastRenderedPageBreak/>
        <w:t>3. El proceso de adhesión — verificación por SMS</w:t>
      </w:r>
      <w:bookmarkEnd w:id="375"/>
      <w:bookmarkEnd w:id="376"/>
    </w:p>
    <w:p w14:paraId="19A6790D" w14:textId="77777777" w:rsidR="00D24A66" w:rsidRDefault="00D24A66" w:rsidP="00D24A66">
      <w:pPr>
        <w:spacing w:after="160" w:line="320" w:lineRule="auto"/>
        <w:jc w:val="both"/>
      </w:pPr>
      <w:r>
        <w:t>Este es el proceso estándar para convocatorias nacionales y globales. Si la convocatoria usa verificación por correo electrónico institucional, consulta el capítulo 4.</w:t>
      </w:r>
    </w:p>
    <w:p w14:paraId="227E9761" w14:textId="77777777" w:rsidR="00D24A66" w:rsidRPr="00AC1189" w:rsidRDefault="00D24A66" w:rsidP="00D24A66">
      <w:pPr>
        <w:pStyle w:val="Ttulo2"/>
        <w:rPr>
          <w:color w:val="auto"/>
        </w:rPr>
      </w:pPr>
      <w:bookmarkStart w:id="377" w:name="_Toc232095246"/>
      <w:bookmarkStart w:id="378" w:name="_Toc232096293"/>
      <w:bookmarkStart w:id="379" w:name="_Toc232147188"/>
      <w:r>
        <w:rPr>
          <w:color w:val="auto"/>
        </w:rPr>
        <w:t>3.1 Paso 1 — Selección de prefijo y número de teléfono</w:t>
      </w:r>
      <w:bookmarkEnd w:id="377"/>
      <w:bookmarkEnd w:id="378"/>
      <w:bookmarkEnd w:id="379"/>
    </w:p>
    <w:p w14:paraId="6D822BCB" w14:textId="77777777" w:rsidR="00D24A66" w:rsidRDefault="00D24A66" w:rsidP="00D24A66">
      <w:pPr>
        <w:spacing w:after="160" w:line="320" w:lineRule="auto"/>
        <w:jc w:val="both"/>
      </w:pPr>
      <w:r>
        <w:t>Pulsa el botón de adhesión en la pantalla de detalle. Aparecerá la pantalla de verificación, que muestra en la parte superior el título de la convocatoria para que no pierdas el contexto.</w:t>
      </w:r>
    </w:p>
    <w:p w14:paraId="35D6F67E" w14:textId="77777777" w:rsidR="00D24A66" w:rsidRDefault="00D24A66" w:rsidP="00D24A66">
      <w:pPr>
        <w:spacing w:after="160" w:line="320" w:lineRule="auto"/>
        <w:jc w:val="both"/>
      </w:pPr>
      <w:r>
        <w:t>La pantalla te pide que selecciones el prefijo de tu país y que introduzcas tu número de teléfono móvil. El prefijo se preselecciona automáticamente según el país detectado por IP, pero puedes cambiarlo si es incorrecto.</w:t>
      </w:r>
    </w:p>
    <w:p w14:paraId="12BB2168" w14:textId="77777777" w:rsidR="00D24A66" w:rsidRDefault="00D24A66" w:rsidP="00D24A66">
      <w:pPr>
        <w:spacing w:after="160" w:line="320" w:lineRule="auto"/>
        <w:jc w:val="both"/>
      </w:pPr>
      <w:r>
        <w:t>A medida que introduces los dígitos de tu número, aparece en pantalla una representación visual del hash que se generará — una cadena de caracteres hexadecimales que cambia en tiempo real con cada dígito introducido. Esta visualización ilustra el proceso de transformación: antes incluso de enviar el número al servidor, puedes ver cómo se convierte en algo que no revela el número original.</w:t>
      </w:r>
    </w:p>
    <w:p w14:paraId="2FFD6042"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sz w:val="20"/>
          <w:szCs w:val="20"/>
        </w:rPr>
        <w:t xml:space="preserve">¿Por qué se muestra el hash en tiempo real?  </w:t>
      </w:r>
      <w:r>
        <w:rPr>
          <w:color w:val="333333"/>
          <w:sz w:val="20"/>
          <w:szCs w:val="20"/>
        </w:rPr>
        <w:t>Es una demostración visual del principio de privacidad por diseño. El hash que ves es una aproximación ilustrativa; el hash real se calcula en el servidor con una clave secreta adicional. Pero la idea es la misma: tu número se convierte en algo matemáticamente opaco.</w:t>
      </w:r>
    </w:p>
    <w:p w14:paraId="266296C6" w14:textId="77777777" w:rsidR="00D24A66" w:rsidRPr="00AC1189" w:rsidRDefault="00D24A66" w:rsidP="00D24A66">
      <w:pPr>
        <w:pStyle w:val="Ttulo2"/>
        <w:rPr>
          <w:color w:val="auto"/>
        </w:rPr>
      </w:pPr>
      <w:bookmarkStart w:id="380" w:name="_Toc232095247"/>
      <w:bookmarkStart w:id="381" w:name="_Toc232096294"/>
      <w:bookmarkStart w:id="382" w:name="_Toc232147189"/>
      <w:r>
        <w:rPr>
          <w:color w:val="auto"/>
        </w:rPr>
        <w:t>3.2 Paso 2 — Verificación reCAPTCHA</w:t>
      </w:r>
      <w:bookmarkEnd w:id="380"/>
      <w:bookmarkEnd w:id="381"/>
      <w:bookmarkEnd w:id="382"/>
    </w:p>
    <w:p w14:paraId="2F3EF8C1" w14:textId="77777777" w:rsidR="00D24A66" w:rsidRDefault="00D24A66" w:rsidP="00D24A66">
      <w:pPr>
        <w:spacing w:after="160" w:line="320" w:lineRule="auto"/>
        <w:jc w:val="both"/>
      </w:pPr>
      <w:r>
        <w:t>Antes de enviar el SMS, el sistema ejecuta en segundo plano una verificación automática de reCAPTCHA v3. Esta verificación analiza el comportamiento de tu dispositivo durante la navegación y determina si es probable que seas una persona y no un proceso automatizado. En condiciones normales es completamente invisible y no requiere ninguna acción por tu parte.</w:t>
      </w:r>
    </w:p>
    <w:p w14:paraId="1DD9E140" w14:textId="77777777" w:rsidR="00D24A66" w:rsidRPr="00AC1189" w:rsidRDefault="00D24A66" w:rsidP="00D24A66">
      <w:pPr>
        <w:pStyle w:val="Ttulo2"/>
        <w:rPr>
          <w:color w:val="auto"/>
        </w:rPr>
      </w:pPr>
      <w:bookmarkStart w:id="383" w:name="_Toc232095248"/>
      <w:bookmarkStart w:id="384" w:name="_Toc232096295"/>
      <w:bookmarkStart w:id="385" w:name="_Toc232147190"/>
      <w:r>
        <w:rPr>
          <w:color w:val="auto"/>
        </w:rPr>
        <w:t>3.3 Paso 3 — Envío del código SMS</w:t>
      </w:r>
      <w:bookmarkEnd w:id="383"/>
      <w:bookmarkEnd w:id="384"/>
      <w:bookmarkEnd w:id="385"/>
    </w:p>
    <w:p w14:paraId="4AA3259F" w14:textId="77777777" w:rsidR="00D24A66" w:rsidRDefault="00D24A66" w:rsidP="00D24A66">
      <w:pPr>
        <w:spacing w:after="160" w:line="320" w:lineRule="auto"/>
        <w:jc w:val="both"/>
      </w:pPr>
      <w:r>
        <w:t>Al pulsar el botón Enviar código, el sistema envía un mensaje SMS a tu número de teléfono con un código de 6 dígitos. El código es válido durante 5-10 minutos. Si no lo recibes en ese tiempo, puedes solicitar un nuevo código pulsando el enlace correspondiente.</w:t>
      </w:r>
    </w:p>
    <w:p w14:paraId="6FE728A3" w14:textId="77777777" w:rsidR="00D24A66" w:rsidRDefault="00D24A66" w:rsidP="00D24A66">
      <w:pPr>
        <w:spacing w:after="160" w:line="320" w:lineRule="auto"/>
        <w:jc w:val="both"/>
      </w:pPr>
      <w:r>
        <w:t>Si has solicitado demasiados códigos en poco tiempo, el sistema puede mostrar un mensaje de espera por razones de seguridad. Este mecanismo existe para prevenir el abuso del sistema de verificación y proteger el saldo de las convocatorias.</w:t>
      </w:r>
    </w:p>
    <w:p w14:paraId="120EFA4A" w14:textId="77777777" w:rsidR="00D24A66" w:rsidRPr="00AC1189" w:rsidRDefault="00D24A66" w:rsidP="00D24A66">
      <w:pPr>
        <w:pStyle w:val="Ttulo2"/>
        <w:rPr>
          <w:color w:val="auto"/>
        </w:rPr>
      </w:pPr>
      <w:bookmarkStart w:id="386" w:name="_Toc232095249"/>
      <w:bookmarkStart w:id="387" w:name="_Toc232096296"/>
      <w:bookmarkStart w:id="388" w:name="_Toc232147191"/>
      <w:r>
        <w:rPr>
          <w:color w:val="auto"/>
        </w:rPr>
        <w:t>3.4 Paso 4 — Introducción del código</w:t>
      </w:r>
      <w:bookmarkEnd w:id="386"/>
      <w:bookmarkEnd w:id="387"/>
      <w:bookmarkEnd w:id="388"/>
    </w:p>
    <w:p w14:paraId="63A4B323" w14:textId="77777777" w:rsidR="00D24A66" w:rsidRDefault="00D24A66" w:rsidP="00D24A66">
      <w:pPr>
        <w:spacing w:after="160" w:line="320" w:lineRule="auto"/>
        <w:jc w:val="both"/>
      </w:pPr>
      <w:r>
        <w:lastRenderedPageBreak/>
        <w:t>La pantalla muestra seis campos para los seis dígitos del código. Puedes introducirlos uno a uno o pegar el código completo si tu dispositivo lo ha detectado automáticamente desde el SMS. Al introducir el último dígito, el sistema inicia automáticamente la verificación sin necesidad de pulsar ningún botón adicional.</w:t>
      </w:r>
    </w:p>
    <w:p w14:paraId="40791FC7" w14:textId="77777777" w:rsidR="00D24A66" w:rsidRPr="00AC1189" w:rsidRDefault="00D24A66" w:rsidP="00D24A66">
      <w:pPr>
        <w:pStyle w:val="Ttulo2"/>
        <w:rPr>
          <w:color w:val="auto"/>
        </w:rPr>
      </w:pPr>
      <w:bookmarkStart w:id="389" w:name="_Toc232095250"/>
      <w:bookmarkStart w:id="390" w:name="_Toc232096297"/>
      <w:bookmarkStart w:id="391" w:name="_Toc232147192"/>
      <w:r>
        <w:rPr>
          <w:color w:val="auto"/>
        </w:rPr>
        <w:t>3.5 Paso 5 — Geolocalización GPS (opcional)</w:t>
      </w:r>
      <w:bookmarkEnd w:id="389"/>
      <w:bookmarkEnd w:id="390"/>
      <w:bookmarkEnd w:id="391"/>
    </w:p>
    <w:p w14:paraId="01C4FBE0" w14:textId="77777777" w:rsidR="00D24A66" w:rsidRDefault="00D24A66" w:rsidP="00D24A66">
      <w:pPr>
        <w:spacing w:after="160" w:line="320" w:lineRule="auto"/>
        <w:jc w:val="both"/>
      </w:pPr>
      <w:r>
        <w:t>Si el sistema considera que tu confianza geográfica puede mejorarse, aparecerá una pantalla intermedia que te ofrece la posibilidad de compartir tu ubicación GPS para fortalecer tu participación.</w:t>
      </w:r>
    </w:p>
    <w:p w14:paraId="7CFF6709" w14:textId="77777777" w:rsidR="00D24A66" w:rsidRDefault="00D24A66" w:rsidP="00D24A66">
      <w:pPr>
        <w:spacing w:after="160" w:line="320" w:lineRule="auto"/>
        <w:jc w:val="both"/>
      </w:pPr>
      <w:r>
        <w:t>Esta pantalla explica claramente:</w:t>
      </w:r>
    </w:p>
    <w:p w14:paraId="6D20B9FB" w14:textId="77777777" w:rsidR="00D24A66" w:rsidRDefault="00D24A66" w:rsidP="00D24A66">
      <w:pPr>
        <w:pStyle w:val="Prrafodelista"/>
        <w:numPr>
          <w:ilvl w:val="0"/>
          <w:numId w:val="10"/>
        </w:numPr>
        <w:spacing w:before="80" w:after="80"/>
      </w:pPr>
      <w:r>
        <w:t>Para qué se usan las coordenadas — exclusivamente para determinar tu ciudad y región.</w:t>
      </w:r>
    </w:p>
    <w:p w14:paraId="1B8BD0BD" w14:textId="77777777" w:rsidR="00D24A66" w:rsidRDefault="00D24A66" w:rsidP="00D24A66">
      <w:pPr>
        <w:pStyle w:val="Prrafodelista"/>
        <w:numPr>
          <w:ilvl w:val="0"/>
          <w:numId w:val="10"/>
        </w:numPr>
        <w:spacing w:before="80" w:after="80"/>
      </w:pPr>
      <w:r>
        <w:t>Lo que no se almacena — las coordenadas exactas son descartadas inmediatamente después de la geocodificación.</w:t>
      </w:r>
    </w:p>
    <w:p w14:paraId="5DD3B48E" w14:textId="77777777" w:rsidR="00D24A66" w:rsidRDefault="00D24A66" w:rsidP="00D24A66">
      <w:pPr>
        <w:pStyle w:val="Prrafodelista"/>
        <w:numPr>
          <w:ilvl w:val="0"/>
          <w:numId w:val="10"/>
        </w:numPr>
        <w:spacing w:before="80" w:after="80"/>
      </w:pPr>
      <w:r>
        <w:t>Que es completamente voluntario — puedes continuar sin compartir tu ubicación pulsando Continuar sin ubicación.</w:t>
      </w:r>
    </w:p>
    <w:p w14:paraId="1DC299E2" w14:textId="77777777" w:rsidR="00D24A66" w:rsidRDefault="00D24A66" w:rsidP="00D24A66">
      <w:pPr>
        <w:spacing w:after="160" w:line="320" w:lineRule="auto"/>
        <w:jc w:val="both"/>
      </w:pPr>
      <w:r>
        <w:t>Si aceptas, el navegador mostrará su propio diálogo de permiso de ubicación. Si concedes el permiso, las coordenadas son enviadas al servidor, que obtiene tu ciudad y región y descarta las coordenadas inmediatamente. Si rechazas el permiso del navegador, el proceso continúa sin datos GPS.</w:t>
      </w:r>
    </w:p>
    <w:p w14:paraId="4D9634F7" w14:textId="77777777" w:rsidR="00D24A66" w:rsidRPr="00AC1189" w:rsidRDefault="00D24A66" w:rsidP="00D24A66">
      <w:pPr>
        <w:pStyle w:val="Ttulo2"/>
        <w:rPr>
          <w:color w:val="auto"/>
        </w:rPr>
      </w:pPr>
      <w:bookmarkStart w:id="392" w:name="_Toc232095251"/>
      <w:bookmarkStart w:id="393" w:name="_Toc232096298"/>
      <w:bookmarkStart w:id="394" w:name="_Toc232147193"/>
      <w:r>
        <w:rPr>
          <w:color w:val="auto"/>
        </w:rPr>
        <w:t>3.6 Paso 6 — Registro de la adhesión</w:t>
      </w:r>
      <w:bookmarkEnd w:id="392"/>
      <w:bookmarkEnd w:id="393"/>
      <w:bookmarkEnd w:id="394"/>
    </w:p>
    <w:p w14:paraId="167AB49C" w14:textId="77777777" w:rsidR="00D24A66" w:rsidRDefault="00D24A66" w:rsidP="00D24A66">
      <w:pPr>
        <w:spacing w:after="160" w:line="320" w:lineRule="auto"/>
        <w:jc w:val="both"/>
      </w:pPr>
      <w:r>
        <w:t>Tras la verificación del código, el sistema registra tu adhesión. La pantalla muestra una barra de progreso con tres fases: verificando tu participación, registrando la adhesión verificada, y generando tu recibo. Este proceso dura normalmente unos pocos segundos.</w:t>
      </w:r>
    </w:p>
    <w:p w14:paraId="7C6F8615" w14:textId="77777777" w:rsidR="00D24A66" w:rsidRDefault="00D24A66" w:rsidP="00D24A66">
      <w:pPr>
        <w:spacing w:after="160" w:line="320" w:lineRule="auto"/>
        <w:jc w:val="both"/>
      </w:pPr>
      <w:r>
        <w:t>Durante este proceso, el sistema comprueba también:</w:t>
      </w:r>
    </w:p>
    <w:p w14:paraId="5D77C36C" w14:textId="77777777" w:rsidR="00D24A66" w:rsidRDefault="00D24A66" w:rsidP="00D24A66">
      <w:pPr>
        <w:pStyle w:val="Prrafodelista"/>
        <w:numPr>
          <w:ilvl w:val="0"/>
          <w:numId w:val="10"/>
        </w:numPr>
        <w:spacing w:before="80" w:after="80"/>
      </w:pPr>
      <w:r>
        <w:t>Que el prefijo de tu número coincide con el país de la convocatoria (para convocatorias nacionales). Si no coincide, la adhesión es rechazada con un mensaje explicativo.</w:t>
      </w:r>
    </w:p>
    <w:p w14:paraId="5690E05F" w14:textId="77777777" w:rsidR="00D24A66" w:rsidRDefault="00D24A66" w:rsidP="00D24A66">
      <w:pPr>
        <w:pStyle w:val="Prrafodelista"/>
        <w:numPr>
          <w:ilvl w:val="0"/>
          <w:numId w:val="10"/>
        </w:numPr>
        <w:spacing w:before="80" w:after="80"/>
      </w:pPr>
      <w:r>
        <w:t>Que no te has adherido anteriormente a esta misma convocatoria con el mismo número. Si ya lo has hecho, aparece un mensaje informándote de ello.</w:t>
      </w:r>
    </w:p>
    <w:p w14:paraId="0EFC8A0F" w14:textId="77777777" w:rsidR="00D24A66" w:rsidRDefault="00D24A66" w:rsidP="00D24A66">
      <w:pPr>
        <w:pStyle w:val="Prrafodelista"/>
        <w:numPr>
          <w:ilvl w:val="0"/>
          <w:numId w:val="10"/>
        </w:numPr>
        <w:spacing w:before="80" w:after="80"/>
      </w:pPr>
      <w:r>
        <w:t>Que la convocatoria tiene saldo suficiente para cubrir el coste de la verificación. Si no lo tiene, la adhesión no puede completarse hasta que se añadan fondos.</w:t>
      </w:r>
    </w:p>
    <w:p w14:paraId="09492A5C" w14:textId="77777777" w:rsidR="00D24A66" w:rsidRDefault="00D24A66" w:rsidP="00D24A66">
      <w:r>
        <w:br w:type="page"/>
      </w:r>
    </w:p>
    <w:p w14:paraId="56EAB4C8" w14:textId="77777777" w:rsidR="00D24A66" w:rsidRPr="00AC1189" w:rsidRDefault="00D24A66" w:rsidP="00D24A66">
      <w:pPr>
        <w:pStyle w:val="Ttulo1"/>
        <w:pBdr>
          <w:bottom w:val="single" w:sz="4" w:space="6" w:color="2E6DA4"/>
        </w:pBdr>
        <w:rPr>
          <w:color w:val="auto"/>
        </w:rPr>
      </w:pPr>
      <w:bookmarkStart w:id="395" w:name="_Toc232095252"/>
      <w:bookmarkStart w:id="396" w:name="_Toc232147194"/>
      <w:r>
        <w:rPr>
          <w:color w:val="auto"/>
        </w:rPr>
        <w:lastRenderedPageBreak/>
        <w:t>4. El proceso de adhesión — verificación por email institucional</w:t>
      </w:r>
      <w:bookmarkEnd w:id="395"/>
      <w:bookmarkEnd w:id="396"/>
    </w:p>
    <w:p w14:paraId="052640B0" w14:textId="77777777" w:rsidR="00D24A66" w:rsidRDefault="00D24A66" w:rsidP="00D24A66">
      <w:pPr>
        <w:spacing w:after="160" w:line="320" w:lineRule="auto"/>
        <w:jc w:val="both"/>
      </w:pPr>
      <w:r>
        <w:t>Las convocatorias de tipo Local/Regional con dominio de email configurado usan un mecanismo de verificación diferente: en lugar de un SMS, el sistema envía el código OTP a una dirección de correo electrónico del dominio institucional configurado por el convocante.</w:t>
      </w:r>
    </w:p>
    <w:p w14:paraId="278C6639" w14:textId="77777777" w:rsidR="00D24A66" w:rsidRPr="00AC1189" w:rsidRDefault="00D24A66" w:rsidP="00D24A66">
      <w:pPr>
        <w:pStyle w:val="Ttulo2"/>
        <w:rPr>
          <w:color w:val="auto"/>
        </w:rPr>
      </w:pPr>
      <w:bookmarkStart w:id="397" w:name="_Toc232095253"/>
      <w:bookmarkStart w:id="398" w:name="_Toc232096300"/>
      <w:bookmarkStart w:id="399" w:name="_Toc232147195"/>
      <w:r>
        <w:rPr>
          <w:color w:val="auto"/>
        </w:rPr>
        <w:t>4.1 Cuándo aplica este proceso</w:t>
      </w:r>
      <w:bookmarkEnd w:id="397"/>
      <w:bookmarkEnd w:id="398"/>
      <w:bookmarkEnd w:id="399"/>
    </w:p>
    <w:p w14:paraId="503A5AB8" w14:textId="77777777" w:rsidR="00D24A66" w:rsidRDefault="00D24A66" w:rsidP="00D24A66">
      <w:pPr>
        <w:spacing w:after="160" w:line="320" w:lineRule="auto"/>
        <w:jc w:val="both"/>
      </w:pPr>
      <w:r>
        <w:t>Este proceso aplica cuando la convocatoria tiene configurado un dominio de email institucional, lo que se indica en la pantalla de detalle con el mensaje: Verificación institucional — verificarás tu identidad mediante tu correo institucional.</w:t>
      </w:r>
    </w:p>
    <w:p w14:paraId="69B71FA8" w14:textId="77777777" w:rsidR="00D24A66" w:rsidRPr="00AC1189" w:rsidRDefault="00D24A66" w:rsidP="00D24A66">
      <w:pPr>
        <w:pStyle w:val="Ttulo2"/>
        <w:rPr>
          <w:color w:val="auto"/>
        </w:rPr>
      </w:pPr>
      <w:bookmarkStart w:id="400" w:name="_Toc232095254"/>
      <w:bookmarkStart w:id="401" w:name="_Toc232096301"/>
      <w:bookmarkStart w:id="402" w:name="_Toc232147196"/>
      <w:r>
        <w:rPr>
          <w:color w:val="auto"/>
        </w:rPr>
        <w:t>4.2 Diferencias respecto a la verificación por SMS</w:t>
      </w:r>
      <w:bookmarkEnd w:id="400"/>
      <w:bookmarkEnd w:id="401"/>
      <w:bookmarkEnd w:id="402"/>
    </w:p>
    <w:p w14:paraId="31464F91" w14:textId="77777777" w:rsidR="00D24A66" w:rsidRDefault="00D24A66" w:rsidP="00D24A66">
      <w:pPr>
        <w:spacing w:after="160" w:line="320" w:lineRule="auto"/>
        <w:jc w:val="both"/>
      </w:pPr>
      <w:r>
        <w:t>En lugar de introducir un número de teléfono, introduces tu dirección de correo electrónico del dominio institucional configurado. Por ejemplo, si el dominio es uu.nl, debes usar una dirección que termine en @uu.nl o @students.uu.nl.</w:t>
      </w:r>
    </w:p>
    <w:p w14:paraId="716737DA" w14:textId="77777777" w:rsidR="00D24A66" w:rsidRDefault="00D24A66" w:rsidP="00D24A66">
      <w:pPr>
        <w:spacing w:after="160" w:line="320" w:lineRule="auto"/>
        <w:jc w:val="both"/>
      </w:pPr>
      <w:r>
        <w:t>El sistema verifica que el dominio de tu correo coincide con el dominio configurado para la convocatoria. Si introduces un correo de otro dominio, la adhesión es rechazada.</w:t>
      </w:r>
    </w:p>
    <w:p w14:paraId="1FD69FA8" w14:textId="77777777" w:rsidR="00D24A66" w:rsidRDefault="00D24A66" w:rsidP="00D24A66">
      <w:pPr>
        <w:spacing w:after="160" w:line="320" w:lineRule="auto"/>
        <w:jc w:val="both"/>
      </w:pPr>
      <w:r>
        <w:t>El código de verificación se envía a tu correo en lugar de por SMS. El resto del proceso — introducción del código, GPS opcional, registro de la adhesión — es idéntico al proceso por SMS.</w:t>
      </w:r>
    </w:p>
    <w:p w14:paraId="07B7B472"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sz w:val="20"/>
          <w:szCs w:val="20"/>
        </w:rPr>
        <w:t xml:space="preserve">Privacidad:  </w:t>
      </w:r>
      <w:r>
        <w:rPr>
          <w:color w:val="333333"/>
          <w:sz w:val="20"/>
          <w:szCs w:val="20"/>
        </w:rPr>
        <w:t>Tu dirección de correo electrónico no se almacena en texto plano. Al igual que el número de teléfono, se transforma en un hash criptográfico irreversible. Lo que queda registrado no permite reconstruir tu dirección de correo original.</w:t>
      </w:r>
    </w:p>
    <w:p w14:paraId="2D9226AC" w14:textId="77777777" w:rsidR="00D24A66" w:rsidRPr="00AC1189" w:rsidRDefault="00D24A66" w:rsidP="00D24A66">
      <w:pPr>
        <w:pStyle w:val="Ttulo2"/>
        <w:rPr>
          <w:color w:val="auto"/>
        </w:rPr>
      </w:pPr>
      <w:bookmarkStart w:id="403" w:name="_Toc232095255"/>
      <w:bookmarkStart w:id="404" w:name="_Toc232096302"/>
      <w:bookmarkStart w:id="405" w:name="_Toc232147197"/>
      <w:r>
        <w:rPr>
          <w:color w:val="auto"/>
        </w:rPr>
        <w:t>4.3 Convocatorias con censo dinámico</w:t>
      </w:r>
      <w:bookmarkEnd w:id="403"/>
      <w:bookmarkEnd w:id="404"/>
      <w:bookmarkEnd w:id="405"/>
    </w:p>
    <w:p w14:paraId="5AE2633C" w14:textId="77777777" w:rsidR="00D24A66" w:rsidRDefault="00D24A66" w:rsidP="00D24A66">
      <w:pPr>
        <w:spacing w:after="160" w:line="320" w:lineRule="auto"/>
        <w:jc w:val="both"/>
      </w:pPr>
      <w:r>
        <w:t>Si la convocatoria usa el sistema de censo dinámico (Modo B descrito en la Parte IV), el proceso es ligeramente diferente. En lugar del botón de adhesión estándar, verás el botón Unirse al censo o Iniciar el censo (si eres el primer miembro).</w:t>
      </w:r>
    </w:p>
    <w:p w14:paraId="3A05CAF7" w14:textId="77777777" w:rsidR="00D24A66" w:rsidRDefault="00D24A66" w:rsidP="00D24A66">
      <w:pPr>
        <w:spacing w:after="160" w:line="320" w:lineRule="auto"/>
        <w:jc w:val="both"/>
      </w:pPr>
      <w:r>
        <w:t>Al pulsar este botón, accederás a la pantalla Mi Grupo, donde:</w:t>
      </w:r>
    </w:p>
    <w:p w14:paraId="0B483B3A" w14:textId="77777777" w:rsidR="00D24A66" w:rsidRDefault="00D24A66" w:rsidP="00D24A66">
      <w:pPr>
        <w:pStyle w:val="Prrafodelista"/>
        <w:numPr>
          <w:ilvl w:val="0"/>
          <w:numId w:val="11"/>
        </w:numPr>
        <w:spacing w:before="80" w:after="80"/>
      </w:pPr>
      <w:r>
        <w:t>Verificas tu correo institucional mediante OTP.</w:t>
      </w:r>
    </w:p>
    <w:p w14:paraId="6D14DD36" w14:textId="77777777" w:rsidR="00D24A66" w:rsidRDefault="00D24A66" w:rsidP="00D24A66">
      <w:pPr>
        <w:pStyle w:val="Prrafodelista"/>
        <w:numPr>
          <w:ilvl w:val="0"/>
          <w:numId w:val="11"/>
        </w:numPr>
        <w:spacing w:before="80" w:after="80"/>
      </w:pPr>
      <w:r>
        <w:t>Si llegaste a través de un link de invitación del génesis (wave 0), quedas acreditado automáticamente.</w:t>
      </w:r>
    </w:p>
    <w:p w14:paraId="547742D9" w14:textId="77777777" w:rsidR="00D24A66" w:rsidRDefault="00D24A66" w:rsidP="00D24A66">
      <w:pPr>
        <w:pStyle w:val="Prrafodelista"/>
        <w:numPr>
          <w:ilvl w:val="0"/>
          <w:numId w:val="11"/>
        </w:numPr>
        <w:spacing w:before="80" w:after="80"/>
      </w:pPr>
      <w:r>
        <w:t>Si llegaste a través de un link de invitación de otro miembro, entras en estado de candidato pendiente y necesitas recibir avales de miembros acreditados.</w:t>
      </w:r>
    </w:p>
    <w:p w14:paraId="7E4C5DC3" w14:textId="77777777" w:rsidR="00D24A66" w:rsidRDefault="00D24A66" w:rsidP="00D24A66">
      <w:pPr>
        <w:pStyle w:val="Prrafodelista"/>
        <w:numPr>
          <w:ilvl w:val="0"/>
          <w:numId w:val="11"/>
        </w:numPr>
        <w:spacing w:before="80" w:after="80"/>
      </w:pPr>
      <w:r>
        <w:t>Una vez acreditado, puedes adherirte a la convocatoria, avalar a otros candidatos, y generar tus propios links de invitación.</w:t>
      </w:r>
    </w:p>
    <w:p w14:paraId="52B6075C" w14:textId="77777777" w:rsidR="00D24A66" w:rsidRDefault="00D24A66" w:rsidP="00D24A66">
      <w:pPr>
        <w:spacing w:after="160" w:line="320" w:lineRule="auto"/>
        <w:jc w:val="both"/>
      </w:pPr>
      <w:r>
        <w:lastRenderedPageBreak/>
        <w:t>Para una descripción completa del sistema de census dinámico, consulta el capítulo 2.4 de la Parte IV — Manual del Convocante.</w:t>
      </w:r>
    </w:p>
    <w:p w14:paraId="2C4548A3" w14:textId="77777777" w:rsidR="00D24A66" w:rsidRDefault="00D24A66" w:rsidP="00D24A66">
      <w:r>
        <w:br w:type="page"/>
      </w:r>
    </w:p>
    <w:p w14:paraId="7900647C" w14:textId="77777777" w:rsidR="00D24A66" w:rsidRPr="00AC1189" w:rsidRDefault="00D24A66" w:rsidP="00D24A66">
      <w:pPr>
        <w:pStyle w:val="Ttulo1"/>
        <w:pBdr>
          <w:bottom w:val="single" w:sz="4" w:space="6" w:color="2E6DA4"/>
        </w:pBdr>
        <w:rPr>
          <w:color w:val="auto"/>
        </w:rPr>
      </w:pPr>
      <w:bookmarkStart w:id="406" w:name="_Toc232095256"/>
      <w:bookmarkStart w:id="407" w:name="_Toc232147198"/>
      <w:r>
        <w:rPr>
          <w:color w:val="auto"/>
        </w:rPr>
        <w:lastRenderedPageBreak/>
        <w:t>5. La pantalla de confirmación</w:t>
      </w:r>
      <w:bookmarkEnd w:id="406"/>
      <w:bookmarkEnd w:id="407"/>
    </w:p>
    <w:p w14:paraId="1F1BEFFF" w14:textId="77777777" w:rsidR="00D24A66" w:rsidRDefault="00D24A66" w:rsidP="00D24A66">
      <w:pPr>
        <w:spacing w:after="160" w:line="320" w:lineRule="auto"/>
        <w:jc w:val="both"/>
      </w:pPr>
      <w:r>
        <w:t>Cuando tu adhesión se ha registrado correctamente, aparece la pantalla de confirmación. Esta pantalla tiene tres elementos principales presentados en orden deliberado.</w:t>
      </w:r>
    </w:p>
    <w:p w14:paraId="0DD2C25C" w14:textId="77777777" w:rsidR="00D24A66" w:rsidRPr="00AC1189" w:rsidRDefault="00D24A66" w:rsidP="00D24A66">
      <w:pPr>
        <w:pStyle w:val="Ttulo2"/>
        <w:rPr>
          <w:color w:val="auto"/>
        </w:rPr>
      </w:pPr>
      <w:bookmarkStart w:id="408" w:name="_Toc232095257"/>
      <w:bookmarkStart w:id="409" w:name="_Toc232096304"/>
      <w:bookmarkStart w:id="410" w:name="_Toc232147199"/>
      <w:r>
        <w:rPr>
          <w:color w:val="auto"/>
        </w:rPr>
        <w:t>5.1 El mensaje de confirmación</w:t>
      </w:r>
      <w:bookmarkEnd w:id="408"/>
      <w:bookmarkEnd w:id="409"/>
      <w:bookmarkEnd w:id="410"/>
    </w:p>
    <w:p w14:paraId="69770A27" w14:textId="77777777" w:rsidR="00D24A66" w:rsidRDefault="00D24A66" w:rsidP="00D24A66">
      <w:pPr>
        <w:spacing w:after="160" w:line="320" w:lineRule="auto"/>
        <w:jc w:val="both"/>
      </w:pPr>
      <w:r>
        <w:t>La pantalla muestra el mensaje Tu voz cuenta, seguido de una descripción de lo que ha ocurrido: tu adhesión verificada ha sido registrada, tu identidad está protegida, y solo se conserva un identificador pseudónimo HMAC-SHA256 irreversible derivado de tu número de teléfono.</w:t>
      </w:r>
    </w:p>
    <w:p w14:paraId="16CD65FE" w14:textId="77777777" w:rsidR="00D24A66" w:rsidRDefault="00D24A66" w:rsidP="00D24A66">
      <w:pPr>
        <w:spacing w:after="160" w:line="320" w:lineRule="auto"/>
        <w:jc w:val="both"/>
      </w:pPr>
      <w:r>
        <w:t>También aparece tu recibo de adhesión: un código alfanumérico único que acredita que has participado en esta convocatoria. Puedes guardarlo si quieres tener un registro personal de tu participación, aunque no es necesario para ningún proceso posterior.</w:t>
      </w:r>
    </w:p>
    <w:p w14:paraId="60CE835C" w14:textId="77777777" w:rsidR="00D24A66" w:rsidRPr="00AC1189" w:rsidRDefault="00D24A66" w:rsidP="00D24A66">
      <w:pPr>
        <w:pStyle w:val="Ttulo2"/>
        <w:rPr>
          <w:color w:val="auto"/>
        </w:rPr>
      </w:pPr>
      <w:bookmarkStart w:id="411" w:name="_Toc232095258"/>
      <w:bookmarkStart w:id="412" w:name="_Toc232096305"/>
      <w:bookmarkStart w:id="413" w:name="_Toc232147200"/>
      <w:r>
        <w:rPr>
          <w:color w:val="auto"/>
        </w:rPr>
        <w:t>5.2 Notificaciones de resultado (opcional)</w:t>
      </w:r>
      <w:bookmarkEnd w:id="411"/>
      <w:bookmarkEnd w:id="412"/>
      <w:bookmarkEnd w:id="413"/>
    </w:p>
    <w:p w14:paraId="6D924233" w14:textId="77777777" w:rsidR="00D24A66" w:rsidRDefault="00D24A66" w:rsidP="00D24A66">
      <w:pPr>
        <w:spacing w:after="160" w:line="320" w:lineRule="auto"/>
        <w:jc w:val="both"/>
      </w:pPr>
      <w:r>
        <w:t>El primer elemento de acción que se presenta es la posibilidad de activar notificaciones push para recibir el resultado cuando la convocatoria se cierre. Este elemento se presenta en primer lugar porque es el que mejor garantiza que recibirás información sobre el impacto de tu participación.</w:t>
      </w:r>
    </w:p>
    <w:p w14:paraId="1F02A04E" w14:textId="77777777" w:rsidR="00D24A66" w:rsidRDefault="00D24A66" w:rsidP="00D24A66">
      <w:pPr>
        <w:spacing w:after="160" w:line="320" w:lineRule="auto"/>
        <w:jc w:val="both"/>
      </w:pPr>
      <w:r>
        <w:t>Antes del botón de activación, el sistema muestra un aviso claro:</w:t>
      </w:r>
    </w:p>
    <w:p w14:paraId="42CC9AE4" w14:textId="77777777" w:rsidR="00D24A66" w:rsidRDefault="00D24A66" w:rsidP="00D24A66">
      <w:pPr>
        <w:pBdr>
          <w:left w:val="single" w:sz="12" w:space="10" w:color="2E6DA4"/>
        </w:pBdr>
        <w:spacing w:before="160" w:after="160" w:line="320" w:lineRule="auto"/>
        <w:ind w:left="720" w:right="720"/>
        <w:jc w:val="both"/>
      </w:pPr>
      <w:r>
        <w:rPr>
          <w:i/>
          <w:iCs/>
          <w:color w:val="444444"/>
        </w:rPr>
        <w:t>Si activas las notificaciones, tu navegador quedará vinculado a esta convocatoria para enviarte el resultado. Esto reduce ligeramente tu pseudonimidad. Si prefieres máxima privacidad, no actives las notificaciones.</w:t>
      </w:r>
    </w:p>
    <w:p w14:paraId="3E5EEC67" w14:textId="77777777" w:rsidR="00D24A66" w:rsidRDefault="00D24A66" w:rsidP="00D24A66">
      <w:pPr>
        <w:spacing w:after="160" w:line="320" w:lineRule="auto"/>
        <w:jc w:val="both"/>
      </w:pPr>
      <w:r>
        <w:t>La activación requiere dos pasos:</w:t>
      </w:r>
    </w:p>
    <w:p w14:paraId="5AA00182" w14:textId="77777777" w:rsidR="00D24A66" w:rsidRDefault="00D24A66" w:rsidP="00D24A66">
      <w:pPr>
        <w:pStyle w:val="Prrafodelista"/>
        <w:numPr>
          <w:ilvl w:val="0"/>
          <w:numId w:val="11"/>
        </w:numPr>
        <w:spacing w:before="80" w:after="80"/>
      </w:pPr>
      <w:r>
        <w:t>Pulsar el botón 🔔 Avisarme cuando finalice.</w:t>
      </w:r>
    </w:p>
    <w:p w14:paraId="4766CD1D" w14:textId="77777777" w:rsidR="00D24A66" w:rsidRDefault="00D24A66" w:rsidP="00D24A66">
      <w:pPr>
        <w:pStyle w:val="Prrafodelista"/>
        <w:numPr>
          <w:ilvl w:val="0"/>
          <w:numId w:val="11"/>
        </w:numPr>
        <w:spacing w:before="80" w:after="80"/>
      </w:pPr>
      <w:r>
        <w:t>Aceptar el diálogo de permiso de notificaciones que muestra el navegador.</w:t>
      </w:r>
    </w:p>
    <w:p w14:paraId="4DD7B929" w14:textId="77777777" w:rsidR="00D24A66" w:rsidRDefault="00D24A66" w:rsidP="00D24A66">
      <w:pPr>
        <w:spacing w:after="160" w:line="320" w:lineRule="auto"/>
        <w:jc w:val="both"/>
      </w:pPr>
      <w:r>
        <w:t>Ambos pasos son voluntarios. Si pulsas el botón pero rechazas el permiso del navegador, no se guarda ningún dato de notificación. Si decides no activarlas, puedes igualmente consultar el resultado en cualquier momento abriendo el enlace de la convocatoria.</w:t>
      </w:r>
    </w:p>
    <w:p w14:paraId="67E73BC0"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sz w:val="20"/>
          <w:szCs w:val="20"/>
        </w:rPr>
        <w:t xml:space="preserve">¿Qué se almacena si activo las notificaciones?  </w:t>
      </w:r>
      <w:r>
        <w:rPr>
          <w:color w:val="333333"/>
          <w:sz w:val="20"/>
          <w:szCs w:val="20"/>
        </w:rPr>
        <w:t>El endpoint técnico de notificaciones de tu navegador — una URL única asignada por Google (Chrome) o Mozilla (Firefox) — queda vinculado a la convocatoria. Este endpoint se elimina automáticamente cuando la convocatoria se cierra o cuando revocas el permiso. No contiene tu nombre ni tu número de teléfono, pero es un identificador técnico que reduce ligeramente el pseudonimato.</w:t>
      </w:r>
    </w:p>
    <w:p w14:paraId="2CEC1722" w14:textId="77777777" w:rsidR="00D24A66" w:rsidRPr="00AC1189" w:rsidRDefault="00D24A66" w:rsidP="00D24A66">
      <w:pPr>
        <w:pStyle w:val="Ttulo2"/>
        <w:rPr>
          <w:color w:val="auto"/>
        </w:rPr>
      </w:pPr>
      <w:bookmarkStart w:id="414" w:name="_Toc232095259"/>
      <w:bookmarkStart w:id="415" w:name="_Toc232096306"/>
      <w:bookmarkStart w:id="416" w:name="_Toc232147201"/>
      <w:r>
        <w:rPr>
          <w:color w:val="auto"/>
        </w:rPr>
        <w:t>5.3 Compartir la convocatoria</w:t>
      </w:r>
      <w:bookmarkEnd w:id="414"/>
      <w:bookmarkEnd w:id="415"/>
      <w:bookmarkEnd w:id="416"/>
    </w:p>
    <w:p w14:paraId="784039C8" w14:textId="77777777" w:rsidR="00D24A66" w:rsidRDefault="00D24A66" w:rsidP="00D24A66">
      <w:pPr>
        <w:spacing w:after="160" w:line="320" w:lineRule="auto"/>
        <w:jc w:val="both"/>
      </w:pPr>
      <w:r>
        <w:lastRenderedPageBreak/>
        <w:t>El segundo elemento de la pantalla es la opción de compartir la convocatoria. Al pulsar el botón VIRAL — Hacerlo viral, puedes compartir el enlace de la convocatoria en cualquier aplicación de mensajería o red social que tengas instalada en tu dispositivo.</w:t>
      </w:r>
    </w:p>
    <w:p w14:paraId="52F5A3F8" w14:textId="77777777" w:rsidR="00D24A66" w:rsidRDefault="00D24A66" w:rsidP="00D24A66">
      <w:pPr>
        <w:spacing w:after="160" w:line="320" w:lineRule="auto"/>
        <w:jc w:val="both"/>
      </w:pPr>
      <w:r>
        <w:t>Compartir es completamente voluntario. Si decides compartir, no se expone ningún dato sobre tu participación — el enlace es el mismo que cualquier persona puede encontrar y solo contiene el identificador público de la convocatoria.</w:t>
      </w:r>
    </w:p>
    <w:p w14:paraId="34A033BE" w14:textId="77777777" w:rsidR="00D24A66" w:rsidRPr="00AC1189" w:rsidRDefault="00D24A66" w:rsidP="00D24A66">
      <w:pPr>
        <w:pStyle w:val="Ttulo2"/>
        <w:rPr>
          <w:color w:val="auto"/>
        </w:rPr>
      </w:pPr>
      <w:bookmarkStart w:id="417" w:name="_Toc232095260"/>
      <w:bookmarkStart w:id="418" w:name="_Toc232096307"/>
      <w:bookmarkStart w:id="419" w:name="_Toc232147202"/>
      <w:r>
        <w:rPr>
          <w:color w:val="auto"/>
        </w:rPr>
        <w:t>5.4 Volver al informe</w:t>
      </w:r>
      <w:bookmarkEnd w:id="417"/>
      <w:bookmarkEnd w:id="418"/>
      <w:bookmarkEnd w:id="419"/>
    </w:p>
    <w:p w14:paraId="00EDC0EA" w14:textId="77777777" w:rsidR="00D24A66" w:rsidRDefault="00D24A66" w:rsidP="00D24A66">
      <w:pPr>
        <w:spacing w:after="160" w:line="320" w:lineRule="auto"/>
        <w:jc w:val="both"/>
      </w:pPr>
      <w:r>
        <w:t>El tercer elemento es el botón para volver a la pantalla de detalle o al informe en tiempo real. Al volver, verás que el contador de adhesiones ha incrementado en uno y que tu ciudad aparece en la distribución geográfica si has proporcionado datos de ubicación.</w:t>
      </w:r>
    </w:p>
    <w:p w14:paraId="3C0E9006" w14:textId="77777777" w:rsidR="00D24A66" w:rsidRDefault="00D24A66" w:rsidP="00D24A66">
      <w:r>
        <w:br w:type="page"/>
      </w:r>
    </w:p>
    <w:p w14:paraId="15B806CE" w14:textId="77777777" w:rsidR="00D24A66" w:rsidRPr="00AC1189" w:rsidRDefault="00D24A66" w:rsidP="00D24A66">
      <w:pPr>
        <w:pStyle w:val="Ttulo1"/>
        <w:pBdr>
          <w:bottom w:val="single" w:sz="4" w:space="6" w:color="2E6DA4"/>
        </w:pBdr>
        <w:rPr>
          <w:color w:val="auto"/>
        </w:rPr>
      </w:pPr>
      <w:bookmarkStart w:id="420" w:name="_Toc232095261"/>
      <w:bookmarkStart w:id="421" w:name="_Toc232147203"/>
      <w:r>
        <w:rPr>
          <w:color w:val="auto"/>
        </w:rPr>
        <w:lastRenderedPageBreak/>
        <w:t>6. Preguntas frecuentes del participante</w:t>
      </w:r>
      <w:bookmarkEnd w:id="420"/>
      <w:bookmarkEnd w:id="421"/>
    </w:p>
    <w:p w14:paraId="4FE9DCDC" w14:textId="77777777" w:rsidR="00D24A66" w:rsidRPr="00AC1189" w:rsidRDefault="00D24A66" w:rsidP="00D24A66">
      <w:pPr>
        <w:pStyle w:val="Ttulo2"/>
        <w:rPr>
          <w:color w:val="auto"/>
        </w:rPr>
      </w:pPr>
      <w:bookmarkStart w:id="422" w:name="_Toc232095262"/>
      <w:bookmarkStart w:id="423" w:name="_Toc232096309"/>
      <w:bookmarkStart w:id="424" w:name="_Toc232147204"/>
      <w:r>
        <w:rPr>
          <w:color w:val="auto"/>
        </w:rPr>
        <w:t>¿Necesito crear una cuenta para adherirme?</w:t>
      </w:r>
      <w:bookmarkEnd w:id="422"/>
      <w:bookmarkEnd w:id="423"/>
      <w:bookmarkEnd w:id="424"/>
    </w:p>
    <w:p w14:paraId="59CABD76" w14:textId="77777777" w:rsidR="00D24A66" w:rsidRDefault="00D24A66" w:rsidP="00D24A66">
      <w:pPr>
        <w:spacing w:after="160" w:line="320" w:lineRule="auto"/>
        <w:jc w:val="both"/>
      </w:pPr>
      <w:r>
        <w:t>No. Voice Protest no tiene sistema de cuentas de usuario. La verificación se realiza únicamente mediante el número de teléfono o el correo electrónico institucional, sin necesidad de registrar ningún nombre de usuario ni contraseña.</w:t>
      </w:r>
    </w:p>
    <w:p w14:paraId="51D33407" w14:textId="77777777" w:rsidR="00D24A66" w:rsidRPr="00AC1189" w:rsidRDefault="00D24A66" w:rsidP="00D24A66">
      <w:pPr>
        <w:pStyle w:val="Ttulo2"/>
        <w:rPr>
          <w:color w:val="auto"/>
        </w:rPr>
      </w:pPr>
      <w:bookmarkStart w:id="425" w:name="_Toc232095263"/>
      <w:bookmarkStart w:id="426" w:name="_Toc232096310"/>
      <w:bookmarkStart w:id="427" w:name="_Toc232147205"/>
      <w:r>
        <w:rPr>
          <w:color w:val="auto"/>
        </w:rPr>
        <w:t>¿Pueden saber quién soy?</w:t>
      </w:r>
      <w:bookmarkEnd w:id="425"/>
      <w:bookmarkEnd w:id="426"/>
      <w:bookmarkEnd w:id="427"/>
    </w:p>
    <w:p w14:paraId="2E7FDA6B" w14:textId="77777777" w:rsidR="00D24A66" w:rsidRDefault="00D24A66" w:rsidP="00D24A66">
      <w:pPr>
        <w:spacing w:after="160" w:line="320" w:lineRule="auto"/>
        <w:jc w:val="both"/>
      </w:pPr>
      <w:r>
        <w:t>Voice Protest no almacena tu nombre, dirección, correo electrónico ni ningún otro dato de identificación directa. Lo que queda registrado es un hash criptográfico HMAC-SHA256 derivado de tu número de teléfono — una huella matemática que no puede ser revertida al número original sin acceso a claves secretas del servidor. Tu identidad no es visible para otros participantes, ni para el convocante, ni para ningún usuario de la plataforma.</w:t>
      </w:r>
    </w:p>
    <w:p w14:paraId="79EB0798" w14:textId="77777777" w:rsidR="00D24A66" w:rsidRDefault="00D24A66" w:rsidP="00D24A66">
      <w:pPr>
        <w:spacing w:after="160" w:line="320" w:lineRule="auto"/>
        <w:jc w:val="both"/>
      </w:pPr>
      <w:r>
        <w:t>Sin embargo, existen escenarios en los que tu participación podría ser vinculada a tu identidad bajo circunstancias específicas. Consulta el capítulo 10 de la Parte III de esta documentación para una descripción completa de las limitaciones del pseudonimato.</w:t>
      </w:r>
    </w:p>
    <w:p w14:paraId="488F526C" w14:textId="77777777" w:rsidR="00D24A66" w:rsidRPr="00AC1189" w:rsidRDefault="00D24A66" w:rsidP="00D24A66">
      <w:pPr>
        <w:pStyle w:val="Ttulo2"/>
        <w:rPr>
          <w:color w:val="auto"/>
        </w:rPr>
      </w:pPr>
      <w:bookmarkStart w:id="428" w:name="_Toc232095264"/>
      <w:bookmarkStart w:id="429" w:name="_Toc232096311"/>
      <w:bookmarkStart w:id="430" w:name="_Toc232147206"/>
      <w:r>
        <w:rPr>
          <w:color w:val="auto"/>
        </w:rPr>
        <w:t>¿Puedo adherirme desde el extranjero?</w:t>
      </w:r>
      <w:bookmarkEnd w:id="428"/>
      <w:bookmarkEnd w:id="429"/>
      <w:bookmarkEnd w:id="430"/>
    </w:p>
    <w:p w14:paraId="3D59CAFB" w14:textId="77777777" w:rsidR="00D24A66" w:rsidRDefault="00D24A66" w:rsidP="00D24A66">
      <w:pPr>
        <w:spacing w:after="160" w:line="320" w:lineRule="auto"/>
        <w:jc w:val="both"/>
      </w:pPr>
      <w:r>
        <w:t>Depende del tipo de convocatoria. Para convocatorias nacionales, lo que importa es el prefijo de tu número de teléfono, no tu ubicación física en el momento de la adhesión. Si tienes una SIM española y estás en Ámsterdam, puedes adherirte a convocatorias nacionales españolas. Si tienes una SIM holandesa y estás en Madrid, no puedes adherirte a convocatorias nacionales españolas.</w:t>
      </w:r>
    </w:p>
    <w:p w14:paraId="38CCDF8B" w14:textId="77777777" w:rsidR="00D24A66" w:rsidRPr="00AC1189" w:rsidRDefault="00D24A66" w:rsidP="00D24A66">
      <w:pPr>
        <w:pStyle w:val="Ttulo2"/>
        <w:rPr>
          <w:color w:val="auto"/>
        </w:rPr>
      </w:pPr>
      <w:bookmarkStart w:id="431" w:name="_Toc232095265"/>
      <w:bookmarkStart w:id="432" w:name="_Toc232096312"/>
      <w:bookmarkStart w:id="433" w:name="_Toc232147207"/>
      <w:r>
        <w:rPr>
          <w:color w:val="auto"/>
        </w:rPr>
        <w:t>¿Puedo adherirme más de una vez?</w:t>
      </w:r>
      <w:bookmarkEnd w:id="431"/>
      <w:bookmarkEnd w:id="432"/>
      <w:bookmarkEnd w:id="433"/>
    </w:p>
    <w:p w14:paraId="26A8A19A" w14:textId="77777777" w:rsidR="00D24A66" w:rsidRDefault="00D24A66" w:rsidP="00D24A66">
      <w:pPr>
        <w:spacing w:after="160" w:line="320" w:lineRule="auto"/>
        <w:jc w:val="both"/>
      </w:pPr>
      <w:r>
        <w:t>No. El sistema de nullifiers garantiza que el mismo número de teléfono no puede adherirse más de una vez a la misma convocatoria. Si lo intentas, el sistema rechazará la adhesión con un mensaje informativo. Puedes adherirte a convocatorias diferentes con el mismo número.</w:t>
      </w:r>
    </w:p>
    <w:p w14:paraId="2E4C5D13" w14:textId="77777777" w:rsidR="00D24A66" w:rsidRPr="00AC1189" w:rsidRDefault="00D24A66" w:rsidP="00D24A66">
      <w:pPr>
        <w:pStyle w:val="Ttulo2"/>
        <w:rPr>
          <w:color w:val="auto"/>
        </w:rPr>
      </w:pPr>
      <w:bookmarkStart w:id="434" w:name="_Toc232095266"/>
      <w:bookmarkStart w:id="435" w:name="_Toc232096313"/>
      <w:bookmarkStart w:id="436" w:name="_Toc232147208"/>
      <w:r>
        <w:rPr>
          <w:color w:val="auto"/>
        </w:rPr>
        <w:t>¿Qué pasa con mi número de teléfono?</w:t>
      </w:r>
      <w:bookmarkEnd w:id="434"/>
      <w:bookmarkEnd w:id="435"/>
      <w:bookmarkEnd w:id="436"/>
    </w:p>
    <w:p w14:paraId="429B6A5C" w14:textId="77777777" w:rsidR="00D24A66" w:rsidRDefault="00D24A66" w:rsidP="00D24A66">
      <w:pPr>
        <w:spacing w:after="160" w:line="320" w:lineRule="auto"/>
        <w:jc w:val="both"/>
      </w:pPr>
      <w:r>
        <w:t xml:space="preserve">Tu número de teléfono es usado exclusivamente para enviar el SMS de verificación y calcular el hash criptográfico. Tras ese proceso, el número original no se almacena en ninguna base de datos de Voice Protest. </w:t>
      </w:r>
      <w:ins w:id="9015" w:author="Auditor" w:date="2026-06-14T00:00:00Z">
        <w:r>
          <w:t xml:space="preserve">Puede existir en logs temporales del proveedor SMS (ver sección de dependencia de terceros). </w:t>
        </w:r>
      </w:ins>
      <w:r>
        <w:t>Lo que se almacena es el hash HMAC-SHA256 — una cadena de 64 caracteres hexadecimales que no permite reconstruir el número original.</w:t>
      </w:r>
    </w:p>
    <w:p w14:paraId="5F4C17B3" w14:textId="77777777" w:rsidR="00D24A66" w:rsidRPr="00AC1189" w:rsidRDefault="00D24A66" w:rsidP="00D24A66">
      <w:pPr>
        <w:pStyle w:val="Ttulo2"/>
        <w:rPr>
          <w:color w:val="auto"/>
        </w:rPr>
      </w:pPr>
      <w:bookmarkStart w:id="437" w:name="_Toc232095267"/>
      <w:bookmarkStart w:id="438" w:name="_Toc232096314"/>
      <w:bookmarkStart w:id="439" w:name="_Toc232147209"/>
      <w:r>
        <w:rPr>
          <w:color w:val="auto"/>
        </w:rPr>
        <w:t>¿Puedo retirar mi adhesión?</w:t>
      </w:r>
      <w:bookmarkEnd w:id="437"/>
      <w:bookmarkEnd w:id="438"/>
      <w:bookmarkEnd w:id="439"/>
    </w:p>
    <w:p w14:paraId="0536046C" w14:textId="77777777" w:rsidR="00D24A66" w:rsidRDefault="00D24A66" w:rsidP="00D24A66">
      <w:pPr>
        <w:spacing w:after="160" w:line="320" w:lineRule="auto"/>
        <w:jc w:val="both"/>
      </w:pPr>
      <w:r>
        <w:t xml:space="preserve">En la versión actual de Voice Protest no existe un mecanismo de retirada de adhesión individual. Una adhesión registrada es permanente durante los 90 días posteriores al cierre </w:t>
        <w:lastRenderedPageBreak/>
        <w:t>de la convocatoria, tras los cuales los datos individuales son eliminados automáticamente. El resultado agregado del informe se conserva indefinidamente, pero sin los datos individuales.</w:t>
      </w:r>
    </w:p>
    <w:p w14:paraId="04546746" w14:textId="77777777" w:rsidR="00D24A66" w:rsidRPr="00AC1189" w:rsidRDefault="00D24A66" w:rsidP="00D24A66">
      <w:pPr>
        <w:pStyle w:val="Ttulo2"/>
        <w:rPr>
          <w:color w:val="auto"/>
        </w:rPr>
      </w:pPr>
      <w:bookmarkStart w:id="440" w:name="_Toc232095268"/>
      <w:bookmarkStart w:id="441" w:name="_Toc232096315"/>
      <w:bookmarkStart w:id="442" w:name="_Toc232147210"/>
      <w:r>
        <w:rPr>
          <w:color w:val="auto"/>
        </w:rPr>
        <w:t>¿Por qué el sistema me pide GPS?</w:t>
      </w:r>
      <w:bookmarkEnd w:id="440"/>
      <w:bookmarkEnd w:id="441"/>
      <w:bookmarkEnd w:id="442"/>
    </w:p>
    <w:p w14:paraId="350A9936" w14:textId="77777777" w:rsidR="00D24A66" w:rsidRDefault="00D24A66" w:rsidP="00D24A66">
      <w:pPr>
        <w:spacing w:after="160" w:line="320" w:lineRule="auto"/>
        <w:jc w:val="both"/>
      </w:pPr>
      <w:r>
        <w:t>El GPS es completamente opcional. El sistema lo ofrece porque mejora la confianza geográfica de tu adhesión — una adhesión con GPS confirmado tiene un nivel de confianza más alto que una basada únicamente en el prefijo SIM y la IP. Pero si prefieres no compartir tu ubicación, puedes continuar sin ningún problema. Las coordenadas GPS, si las proporcionas, son descartadas inmediatamente después de geocodificar tu ciudad y región. Nunca se almacenan.</w:t>
      </w:r>
    </w:p>
    <w:p w14:paraId="72A4699B" w14:textId="77777777" w:rsidR="00D24A66" w:rsidRPr="00AC1189" w:rsidRDefault="00D24A66" w:rsidP="00D24A66">
      <w:pPr>
        <w:pStyle w:val="Ttulo2"/>
        <w:rPr>
          <w:color w:val="auto"/>
        </w:rPr>
      </w:pPr>
      <w:bookmarkStart w:id="443" w:name="_Toc232095269"/>
      <w:bookmarkStart w:id="444" w:name="_Toc232096316"/>
      <w:bookmarkStart w:id="445" w:name="_Toc232147211"/>
      <w:r>
        <w:rPr>
          <w:color w:val="auto"/>
        </w:rPr>
        <w:t>¿Recibiré publicidad o comunicaciones no solicitadas?</w:t>
      </w:r>
      <w:bookmarkEnd w:id="443"/>
      <w:bookmarkEnd w:id="444"/>
      <w:bookmarkEnd w:id="445"/>
    </w:p>
    <w:p w14:paraId="287459F8" w14:textId="77777777" w:rsidR="00D24A66" w:rsidRDefault="00D24A66" w:rsidP="00D24A66">
      <w:pPr>
        <w:spacing w:after="160" w:line="320" w:lineRule="auto"/>
        <w:jc w:val="both"/>
      </w:pPr>
      <w:r>
        <w:t>No. Voice Protest no tiene sistema de marketing, no vende datos y no utiliza los datos de los participantes para ningún fin comercial. Las únicas comunicaciones que puedes recibir de Voice Protest son las notificaciones push que tú mismo hayas activado explícitamente para convocatorias específicas.</w:t>
      </w:r>
    </w:p>
    <w:p w14:paraId="12AC3FE9" w14:textId="77777777" w:rsidR="00D24A66" w:rsidRDefault="00D24A66" w:rsidP="00D24A66">
      <w:pPr>
        <w:spacing w:after="120"/>
      </w:pPr>
    </w:p>
    <w:p w14:paraId="751C85B0" w14:textId="77777777" w:rsidR="00D24A66" w:rsidRDefault="00D24A66" w:rsidP="00D24A66">
      <w:pPr>
        <w:spacing w:after="120"/>
      </w:pPr>
    </w:p>
    <w:p w14:paraId="6241AC0B" w14:textId="77777777" w:rsidR="00D24A66" w:rsidRDefault="00D24A66" w:rsidP="00D24A66">
      <w:pPr>
        <w:pStyle w:val="Ttulo1"/>
      </w:pPr>
      <w:r>
        <w:br w:type="page"/>
      </w:r>
      <w:bookmarkStart w:id="446" w:name="_Toc232147212"/>
      <w:r>
        <w:rPr>
          <w:color w:val="4EA72E" w:themeColor="accent6"/>
        </w:rPr>
        <w:lastRenderedPageBreak/>
        <w:t>PARTE VI — INFORME PÚBLICO Y VERIFICABILIDAD</w:t>
      </w:r>
      <w:bookmarkEnd w:id="446"/>
    </w:p>
    <w:p w14:paraId="67B6E338" w14:textId="16D01488" w:rsidR="00D24A66" w:rsidRDefault="00D24A66"/>
    <w:p w14:paraId="6F51B688" w14:textId="77777777" w:rsidR="00D24A66" w:rsidRPr="00AC1189" w:rsidRDefault="00D24A66" w:rsidP="00D24A66">
      <w:pPr>
        <w:pStyle w:val="Ttulo1"/>
        <w:pBdr>
          <w:bottom w:val="single" w:sz="4" w:space="6" w:color="2E6DA4"/>
        </w:pBdr>
        <w:rPr>
          <w:color w:val="auto"/>
        </w:rPr>
      </w:pPr>
      <w:bookmarkStart w:id="447" w:name="_Toc232095270"/>
      <w:bookmarkStart w:id="448" w:name="_Toc232147213"/>
      <w:r>
        <w:rPr>
          <w:color w:val="auto"/>
        </w:rPr>
        <w:t>1. ¿Qué es el informe público?</w:t>
      </w:r>
      <w:bookmarkEnd w:id="447"/>
      <w:bookmarkEnd w:id="448"/>
    </w:p>
    <w:p w14:paraId="2CD47CB0" w14:textId="77777777" w:rsidR="00D24A66" w:rsidRDefault="00D24A66" w:rsidP="00D24A66">
      <w:pPr>
        <w:spacing w:after="160" w:line="320" w:lineRule="auto"/>
        <w:jc w:val="both"/>
      </w:pPr>
      <w:r>
        <w:t>El informe público es el artefacto central de Voice Protest. Es el documento que transforma la participación ciudadana privada en evidencia pública verificable. Mientras que las adhesiones individuales son pseudónimas e internas, el informe es completamente público, permanente y matemáticamente auditable.</w:t>
      </w:r>
    </w:p>
    <w:p w14:paraId="6EC03A63" w14:textId="77777777" w:rsidR="00D24A66" w:rsidRDefault="00D24A66" w:rsidP="00D24A66">
      <w:pPr>
        <w:spacing w:after="160" w:line="320" w:lineRule="auto"/>
        <w:jc w:val="both"/>
      </w:pPr>
      <w:r>
        <w:t>Cualquier persona — ciudadano, periodista, académico, institución o adversario — puede acceder al informe de cualquier convocatoria cerrada en cualquier momento futuro. No requiere registro, no requiere identificación y no caduca.</w:t>
      </w:r>
    </w:p>
    <w:p w14:paraId="5F8CC89F" w14:textId="77777777" w:rsidR="00D24A66" w:rsidRDefault="00D24A66" w:rsidP="00D24A66">
      <w:pPr>
        <w:spacing w:after="160" w:line="320" w:lineRule="auto"/>
        <w:jc w:val="both"/>
      </w:pPr>
      <w:r>
        <w:t>El informe responde a una pregunta democrática fundamental: ¿cuántas personas reales, verificadas y vinculadas a la comunidad concernida han expresado formalmente esta queja? Y lo responde de una forma que cualquier tercero puede comprobar de forma independiente, sin necesidad de confiar en los operadores de la plataforma.</w:t>
      </w:r>
    </w:p>
    <w:p w14:paraId="36F961E4" w14:textId="77777777" w:rsidR="00D24A66" w:rsidRDefault="00D24A66" w:rsidP="00D24A66">
      <w:pPr>
        <w:pBdr>
          <w:left w:val="single" w:sz="12" w:space="10" w:color="2E6DA4"/>
        </w:pBdr>
        <w:spacing w:before="160" w:after="160" w:line="320" w:lineRule="auto"/>
        <w:ind w:left="720" w:right="720"/>
        <w:jc w:val="both"/>
      </w:pPr>
      <w:r>
        <w:rPr>
          <w:i/>
          <w:iCs/>
          <w:color w:val="444444"/>
        </w:rPr>
        <w:t>"El informe no dice: confiad en nosotros. Dice: aquí están los datos. Comprobadlo vosotros mismos."</w:t>
      </w:r>
    </w:p>
    <w:p w14:paraId="182D3169" w14:textId="77777777" w:rsidR="00D24A66" w:rsidRPr="00AC1189" w:rsidRDefault="00D24A66" w:rsidP="00D24A66">
      <w:pPr>
        <w:pStyle w:val="Ttulo2"/>
        <w:rPr>
          <w:color w:val="auto"/>
        </w:rPr>
      </w:pPr>
      <w:bookmarkStart w:id="449" w:name="_Toc232095271"/>
      <w:bookmarkStart w:id="450" w:name="_Toc232096318"/>
      <w:bookmarkStart w:id="451" w:name="_Toc232147214"/>
      <w:r>
        <w:rPr>
          <w:color w:val="auto"/>
        </w:rPr>
        <w:t>1.1 Dos estados del informe</w:t>
      </w:r>
      <w:bookmarkEnd w:id="449"/>
      <w:bookmarkEnd w:id="450"/>
      <w:bookmarkEnd w:id="451"/>
    </w:p>
    <w:p w14:paraId="18CD4ADC" w14:textId="77777777" w:rsidR="00D24A66" w:rsidRDefault="00D24A66" w:rsidP="00D24A66">
      <w:pPr>
        <w:spacing w:after="160" w:line="320" w:lineRule="auto"/>
        <w:jc w:val="both"/>
      </w:pPr>
      <w:r>
        <w:t>El informe existe en dos estados según si la convocatoria está activa o cerrada:</w:t>
      </w:r>
    </w:p>
    <w:p w14:paraId="16BD98DD" w14:textId="77777777" w:rsidR="00D24A66" w:rsidRDefault="00D24A66" w:rsidP="00D24A66">
      <w:pPr>
        <w:pStyle w:val="Prrafodelista"/>
        <w:numPr>
          <w:ilvl w:val="0"/>
          <w:numId w:val="13"/>
        </w:numPr>
        <w:spacing w:before="80" w:after="80"/>
      </w:pPr>
      <w:r>
        <w:t>Informe en tiempo real (convocatoria activa) — muestra el número de adhesiones acumuladas, la distribución geográfica, los niveles de confianza y la velocidad de crecimiento, actualizados en tiempo real. Este informe es dinámico y cambia con cada nueva adhesión.</w:t>
      </w:r>
    </w:p>
    <w:p w14:paraId="029E1FF2" w14:textId="77777777" w:rsidR="00D24A66" w:rsidRDefault="00D24A66" w:rsidP="00D24A66">
      <w:pPr>
        <w:pStyle w:val="Prrafodelista"/>
        <w:numPr>
          <w:ilvl w:val="0"/>
          <w:numId w:val="13"/>
        </w:numPr>
        <w:spacing w:before="80" w:after="80"/>
      </w:pPr>
      <w:r>
        <w:t>Informe final (convocatoria cerrada) — incluye todos los datos del informe en tiempo real más el sello de integridad criptográfico, el titular político y el acceso al verificador independiente. Este informe es estático e inmutable: su contenido no puede ser modificado sin que la modificación sea detectable.</w:t>
      </w:r>
    </w:p>
    <w:p w14:paraId="073C293C" w14:textId="77777777" w:rsidR="00D24A66" w:rsidRPr="00AC1189" w:rsidRDefault="00D24A66" w:rsidP="00D24A66">
      <w:pPr>
        <w:pStyle w:val="Ttulo2"/>
        <w:rPr>
          <w:color w:val="auto"/>
        </w:rPr>
      </w:pPr>
      <w:bookmarkStart w:id="452" w:name="_Toc232095272"/>
      <w:bookmarkStart w:id="453" w:name="_Toc232096319"/>
      <w:bookmarkStart w:id="454" w:name="_Toc232147215"/>
      <w:r>
        <w:rPr>
          <w:color w:val="auto"/>
        </w:rPr>
        <w:t>1.2 La URL permanente</w:t>
      </w:r>
      <w:bookmarkEnd w:id="452"/>
      <w:bookmarkEnd w:id="453"/>
      <w:bookmarkEnd w:id="454"/>
    </w:p>
    <w:p w14:paraId="2A069D9F" w14:textId="77777777" w:rsidR="00D24A66" w:rsidRDefault="00D24A66" w:rsidP="00D24A66">
      <w:pPr>
        <w:spacing w:after="160" w:line="320" w:lineRule="auto"/>
        <w:jc w:val="both"/>
      </w:pPr>
      <w:r>
        <w:t>Cada convocatoria tiene una URL pública permanente que no cambia ni expira. Esta URL puede ser citada en artículos periodísticos, resoluciones judiciales, informes académicos o comunicaciones institucionales, con la garantía de que el informe seguirá accesible en el mismo lugar indefinidamente.</w:t>
      </w:r>
    </w:p>
    <w:p w14:paraId="5AD9976B" w14:textId="77777777" w:rsidR="00D24A66" w:rsidRDefault="00D24A66" w:rsidP="00D24A66">
      <w:r>
        <w:br w:type="page"/>
      </w:r>
    </w:p>
    <w:p w14:paraId="6892DD71" w14:textId="77777777" w:rsidR="00D24A66" w:rsidRPr="00AC1189" w:rsidRDefault="00D24A66" w:rsidP="00D24A66">
      <w:pPr>
        <w:pStyle w:val="Ttulo1"/>
        <w:pBdr>
          <w:bottom w:val="single" w:sz="4" w:space="6" w:color="2E6DA4"/>
        </w:pBdr>
        <w:rPr>
          <w:color w:val="auto"/>
        </w:rPr>
      </w:pPr>
      <w:bookmarkStart w:id="455" w:name="_Toc232095273"/>
      <w:bookmarkStart w:id="456" w:name="_Toc232147216"/>
      <w:r>
        <w:rPr>
          <w:color w:val="auto"/>
        </w:rPr>
        <w:lastRenderedPageBreak/>
        <w:t>2. Cómo interpretar los resultados</w:t>
      </w:r>
      <w:bookmarkEnd w:id="455"/>
      <w:bookmarkEnd w:id="456"/>
    </w:p>
    <w:p w14:paraId="65461A0E" w14:textId="77777777" w:rsidR="00D24A66" w:rsidRDefault="00D24A66" w:rsidP="00D24A66">
      <w:pPr>
        <w:spacing w:after="160" w:line="320" w:lineRule="auto"/>
        <w:jc w:val="both"/>
      </w:pPr>
      <w:r>
        <w:t>Interpretar correctamente el resultado de una convocatoria requiere entender qué mide exactamente cada número y qué no mide. Una lectura superficial puede llevar tanto a sobreestimar como a subestimar el significado del resultado.</w:t>
      </w:r>
    </w:p>
    <w:p w14:paraId="4D627B67" w14:textId="77777777" w:rsidR="00D24A66" w:rsidRPr="00AC1189" w:rsidRDefault="00D24A66" w:rsidP="00D24A66">
      <w:pPr>
        <w:pStyle w:val="Ttulo2"/>
        <w:rPr>
          <w:color w:val="auto"/>
        </w:rPr>
      </w:pPr>
      <w:bookmarkStart w:id="457" w:name="_Toc232095274"/>
      <w:bookmarkStart w:id="458" w:name="_Toc232096321"/>
      <w:bookmarkStart w:id="459" w:name="_Toc232147217"/>
      <w:r>
        <w:rPr>
          <w:color w:val="auto"/>
        </w:rPr>
        <w:t>2.1 El número de adhesiones</w:t>
      </w:r>
      <w:bookmarkEnd w:id="457"/>
      <w:bookmarkEnd w:id="458"/>
      <w:bookmarkEnd w:id="459"/>
    </w:p>
    <w:p w14:paraId="562502F9" w14:textId="77777777" w:rsidR="00D24A66" w:rsidRDefault="00D24A66" w:rsidP="00D24A66">
      <w:pPr>
        <w:spacing w:after="160" w:line="320" w:lineRule="auto"/>
        <w:jc w:val="both"/>
      </w:pPr>
      <w:r>
        <w:t>El número principal del informe — el contador de adhesiones verificadas — mide exactamente esto: el número de personas que han completado el proceso de verificación y han registrado formalmente su adhesión a la convocatoria.</w:t>
      </w:r>
    </w:p>
    <w:p w14:paraId="64EFDB27" w14:textId="77777777" w:rsidR="00D24A66" w:rsidRDefault="00D24A66" w:rsidP="00D24A66">
      <w:pPr>
        <w:spacing w:after="160" w:line="320" w:lineRule="auto"/>
        <w:jc w:val="both"/>
      </w:pPr>
      <w:r>
        <w:t>Este número no es una estimación, no es una proyección y no incluye duplicados. Es el número exacto de adhesiones únicas y verificadas registradas durante el período activo de la convocatoria.</w:t>
      </w:r>
    </w:p>
    <w:p w14:paraId="60B7590F" w14:textId="77777777" w:rsidR="00D24A66" w:rsidRDefault="00D24A66" w:rsidP="00D24A66">
      <w:pPr>
        <w:spacing w:after="160" w:line="320" w:lineRule="auto"/>
        <w:jc w:val="both"/>
      </w:pPr>
      <w:r>
        <w:t>Lo que este número no mide:</w:t>
      </w:r>
    </w:p>
    <w:p w14:paraId="74E071E2" w14:textId="77777777" w:rsidR="00D24A66" w:rsidRDefault="00D24A66" w:rsidP="00AC1189">
      <w:pPr>
        <w:pStyle w:val="Prrafodelista"/>
        <w:numPr>
          <w:ilvl w:val="0"/>
          <w:numId w:val="13"/>
        </w:numPr>
        <w:spacing w:before="80" w:after="80" w:line="276" w:lineRule="auto"/>
      </w:pPr>
      <w:r>
        <w:t>No mide el total de personas que comparten el desacuerdo — puede haber muchas más que no conocieron la convocatoria, que no quisieron participar, o que no pudieron por limitaciones técnicas o de acceso.</w:t>
      </w:r>
    </w:p>
    <w:p w14:paraId="617DD858" w14:textId="77777777" w:rsidR="00D24A66" w:rsidRDefault="00D24A66" w:rsidP="00AC1189">
      <w:pPr>
        <w:pStyle w:val="Prrafodelista"/>
        <w:numPr>
          <w:ilvl w:val="0"/>
          <w:numId w:val="13"/>
        </w:numPr>
        <w:spacing w:before="80" w:after="80" w:line="276" w:lineRule="auto"/>
      </w:pPr>
      <w:r>
        <w:t>No mide la intensidad del desacuerdo — no distingue entre personas que están moderadamente en desacuerdo y personas que consideran el asunto urgente.</w:t>
      </w:r>
    </w:p>
    <w:p w14:paraId="33E1A1E1" w14:textId="77777777" w:rsidR="00D24A66" w:rsidRDefault="00D24A66" w:rsidP="00AC1189">
      <w:pPr>
        <w:pStyle w:val="Prrafodelista"/>
        <w:numPr>
          <w:ilvl w:val="0"/>
          <w:numId w:val="13"/>
        </w:numPr>
        <w:spacing w:before="80" w:after="80" w:line="276" w:lineRule="auto"/>
      </w:pPr>
      <w:r>
        <w:t>No mide la veracidad de los hechos denunciados — el número de adhesiones no es evidencia de que el abuso ocurrió; es evidencia de que ese número de personas verificadas lo denuncian formalmente.</w:t>
      </w:r>
    </w:p>
    <w:p w14:paraId="720BFC84" w14:textId="77777777" w:rsidR="00D24A66" w:rsidRPr="00AC1189" w:rsidRDefault="00D24A66" w:rsidP="00D24A66">
      <w:pPr>
        <w:pStyle w:val="Ttulo2"/>
        <w:rPr>
          <w:color w:val="auto"/>
        </w:rPr>
      </w:pPr>
      <w:bookmarkStart w:id="460" w:name="_Toc232095275"/>
      <w:bookmarkStart w:id="461" w:name="_Toc232096322"/>
      <w:bookmarkStart w:id="462" w:name="_Toc232147218"/>
      <w:r>
        <w:rPr>
          <w:color w:val="auto"/>
        </w:rPr>
        <w:t>2.2 El titular político</w:t>
      </w:r>
      <w:bookmarkEnd w:id="460"/>
      <w:bookmarkEnd w:id="461"/>
      <w:bookmarkEnd w:id="462"/>
    </w:p>
    <w:p w14:paraId="50E3549B" w14:textId="77777777" w:rsidR="00D24A66" w:rsidRDefault="00D24A66" w:rsidP="00D24A66">
      <w:pPr>
        <w:spacing w:after="160" w:line="320" w:lineRule="auto"/>
        <w:jc w:val="both"/>
      </w:pPr>
      <w:r>
        <w:t>Tras el cierre, el informe genera automáticamente un titular en formato de comunicado:</w:t>
      </w:r>
    </w:p>
    <w:p w14:paraId="3C319381" w14:textId="77777777" w:rsidR="00D24A66" w:rsidRDefault="00D24A66" w:rsidP="00D24A66">
      <w:pPr>
        <w:pBdr>
          <w:left w:val="single" w:sz="12" w:space="10" w:color="2E6DA4"/>
        </w:pBdr>
        <w:spacing w:before="160" w:after="160" w:line="320" w:lineRule="auto"/>
        <w:ind w:left="720" w:right="720"/>
        <w:jc w:val="both"/>
      </w:pPr>
      <w:r>
        <w:rPr>
          <w:i/>
          <w:iCs/>
          <w:color w:val="444444"/>
        </w:rPr>
        <w:t>"{N} participantes verificados de {país} exigen al {institución}: «{demandas}»"</w:t>
      </w:r>
    </w:p>
    <w:p w14:paraId="54F4837E" w14:textId="77777777" w:rsidR="00D24A66" w:rsidRDefault="00D24A66" w:rsidP="00D24A66">
      <w:pPr>
        <w:spacing w:after="160" w:line="320" w:lineRule="auto"/>
        <w:jc w:val="both"/>
      </w:pPr>
      <w:r>
        <w:t>Este titular está diseñado para ser directamente utilizable por los medios de comunicación. Es una frase factualmente precisa que describe exactamente lo que el informe certifica. Al usarlo, es importante respetar la formulación exacta: participantes verificados, no ciudadanos; exigen, no piden; vinculados al ámbito, no del país en sentido legal.</w:t>
      </w:r>
    </w:p>
    <w:p w14:paraId="43656B7D" w14:textId="77777777" w:rsidR="00D24A66" w:rsidRPr="00AC1189" w:rsidRDefault="00D24A66" w:rsidP="00D24A66">
      <w:pPr>
        <w:pStyle w:val="Ttulo2"/>
        <w:rPr>
          <w:color w:val="auto"/>
        </w:rPr>
      </w:pPr>
      <w:bookmarkStart w:id="463" w:name="_Toc232095276"/>
      <w:bookmarkStart w:id="464" w:name="_Toc232096323"/>
      <w:bookmarkStart w:id="465" w:name="_Toc232147219"/>
      <w:r>
        <w:rPr>
          <w:color w:val="auto"/>
        </w:rPr>
        <w:t>2.3 Qué significa «verificado»</w:t>
      </w:r>
      <w:bookmarkEnd w:id="463"/>
      <w:bookmarkEnd w:id="464"/>
      <w:bookmarkEnd w:id="465"/>
    </w:p>
    <w:p w14:paraId="24D977C6" w14:textId="77777777" w:rsidR="00D24A66" w:rsidRDefault="00D24A66" w:rsidP="00D24A66">
      <w:pPr>
        <w:spacing w:after="160" w:line="320" w:lineRule="auto"/>
        <w:jc w:val="both"/>
      </w:pPr>
      <w:r>
        <w:t>En el contexto de Voice Protest, una adhesión verificada significa que:</w:t>
      </w:r>
    </w:p>
    <w:p w14:paraId="45D4A6D8" w14:textId="77777777" w:rsidR="00D24A66" w:rsidRDefault="00D24A66" w:rsidP="00D24A66">
      <w:pPr>
        <w:pStyle w:val="Prrafodelista"/>
        <w:numPr>
          <w:ilvl w:val="0"/>
          <w:numId w:val="14"/>
        </w:numPr>
        <w:spacing w:before="80" w:after="80"/>
      </w:pPr>
      <w:r>
        <w:t>Proviene de un dispositivo que superó la verificación automática de comportamiento humano (reCAPTCHA v3).</w:t>
      </w:r>
    </w:p>
    <w:p w14:paraId="0A1183FD" w14:textId="77777777" w:rsidR="00D24A66" w:rsidRDefault="00D24A66" w:rsidP="00D24A66">
      <w:pPr>
        <w:pStyle w:val="Prrafodelista"/>
        <w:numPr>
          <w:ilvl w:val="0"/>
          <w:numId w:val="14"/>
        </w:numPr>
        <w:spacing w:before="80" w:after="80"/>
      </w:pPr>
      <w:r>
        <w:t>Está asociada a un número de teléfono real que recibió y respondió a un código SMS de un solo uso.</w:t>
      </w:r>
    </w:p>
    <w:p w14:paraId="5D013A61" w14:textId="77777777" w:rsidR="00D24A66" w:rsidRDefault="00D24A66" w:rsidP="00D24A66">
      <w:pPr>
        <w:pStyle w:val="Prrafodelista"/>
        <w:numPr>
          <w:ilvl w:val="0"/>
          <w:numId w:val="14"/>
        </w:numPr>
        <w:spacing w:before="80" w:after="80"/>
      </w:pPr>
      <w:r>
        <w:lastRenderedPageBreak/>
        <w:t>El prefijo del número de teléfono es compatible con el ámbito geográfico de la convocatoria.</w:t>
      </w:r>
    </w:p>
    <w:p w14:paraId="1329814B" w14:textId="77777777" w:rsidR="00D24A66" w:rsidRDefault="00D24A66" w:rsidP="00D24A66">
      <w:pPr>
        <w:pStyle w:val="Prrafodelista"/>
        <w:numPr>
          <w:ilvl w:val="0"/>
          <w:numId w:val="14"/>
        </w:numPr>
        <w:spacing w:before="80" w:after="80"/>
      </w:pPr>
      <w:r>
        <w:t>El número de teléfono no había sido utilizado previamente en esta misma convocatoria.</w:t>
      </w:r>
    </w:p>
    <w:p w14:paraId="3A51DCDC" w14:textId="77777777" w:rsidR="00D24A66" w:rsidRDefault="00D24A66" w:rsidP="00D24A66">
      <w:pPr>
        <w:spacing w:after="160" w:line="320" w:lineRule="auto"/>
        <w:jc w:val="both"/>
      </w:pPr>
      <w:r>
        <w:t>Verificado no significa que la persona sea quien dice ser, que sea ciudadano en sentido jurídico, ni que los hechos que denuncia sean verdad. Significa que la adhesión proviene de una fuente que supera el nivel mínimo de verificación técnica del sistema.</w:t>
      </w:r>
    </w:p>
    <w:p w14:paraId="7192A9C1" w14:textId="77777777" w:rsidR="00D24A66" w:rsidRDefault="00D24A66" w:rsidP="00D24A66">
      <w:r>
        <w:br w:type="page"/>
      </w:r>
    </w:p>
    <w:p w14:paraId="2287360B" w14:textId="77777777" w:rsidR="00D24A66" w:rsidRPr="00AC1189" w:rsidRDefault="00D24A66" w:rsidP="00D24A66">
      <w:pPr>
        <w:pStyle w:val="Ttulo1"/>
        <w:pBdr>
          <w:bottom w:val="single" w:sz="4" w:space="6" w:color="2E6DA4"/>
        </w:pBdr>
        <w:rPr>
          <w:color w:val="auto"/>
        </w:rPr>
      </w:pPr>
      <w:bookmarkStart w:id="466" w:name="_Toc232095277"/>
      <w:bookmarkStart w:id="467" w:name="_Toc232147220"/>
      <w:r>
        <w:rPr>
          <w:color w:val="auto"/>
        </w:rPr>
        <w:lastRenderedPageBreak/>
        <w:t>3. La confianza geográfica</w:t>
      </w:r>
      <w:bookmarkEnd w:id="466"/>
      <w:bookmarkEnd w:id="467"/>
    </w:p>
    <w:p w14:paraId="3831113F" w14:textId="77777777" w:rsidR="00D24A66" w:rsidRDefault="00D24A66" w:rsidP="00D24A66">
      <w:pPr>
        <w:spacing w:after="160" w:line="320" w:lineRule="auto"/>
        <w:jc w:val="both"/>
      </w:pPr>
      <w:r>
        <w:t>La confianza geográfica es uno de los indicadores más importantes del informe y uno de los más frecuentemente malinterpretados. Es una estimación de la solidez de la evidencia que vincula a cada participante con el ámbito geográfico de la convocatoria — no una puntuación de la credibilidad de la persona.</w:t>
      </w:r>
    </w:p>
    <w:p w14:paraId="4D6F8224" w14:textId="77777777" w:rsidR="00D24A66" w:rsidRPr="00AC1189" w:rsidRDefault="00D24A66" w:rsidP="00D24A66">
      <w:pPr>
        <w:pStyle w:val="Ttulo2"/>
        <w:rPr>
          <w:color w:val="auto"/>
        </w:rPr>
      </w:pPr>
      <w:bookmarkStart w:id="468" w:name="_Toc232095278"/>
      <w:bookmarkStart w:id="469" w:name="_Toc232096325"/>
      <w:bookmarkStart w:id="470" w:name="_Toc232147221"/>
      <w:r>
        <w:rPr>
          <w:color w:val="auto"/>
        </w:rPr>
        <w:t>3.1 Las señales que la componen</w:t>
      </w:r>
      <w:bookmarkEnd w:id="468"/>
      <w:bookmarkEnd w:id="469"/>
      <w:bookmarkEnd w:id="470"/>
    </w:p>
    <w:p w14:paraId="49E07A44" w14:textId="77777777" w:rsidR="00D24A66" w:rsidRDefault="00D24A66" w:rsidP="00D24A66">
      <w:pPr>
        <w:spacing w:after="160" w:line="320" w:lineRule="auto"/>
        <w:jc w:val="both"/>
      </w:pPr>
      <w:r>
        <w:t>La confianza geográfica de cada adhesión se construye a partir de la combinación de tres señales:</w:t>
      </w:r>
    </w:p>
    <w:p w14:paraId="43BF5EB7"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24A66" w14:paraId="536CB832" w14:textId="77777777" w:rsidTr="00375AEA">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A16E6B" w14:textId="77777777" w:rsidR="00D24A66" w:rsidRDefault="00D24A66" w:rsidP="00375AEA">
            <w:r>
              <w:rPr>
                <w:b/>
                <w:bCs/>
                <w:sz w:val="20"/>
                <w:szCs w:val="20"/>
              </w:rPr>
              <w:t>Señal</w:t>
            </w:r>
          </w:p>
        </w:tc>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15D3D8" w14:textId="77777777" w:rsidR="00D24A66" w:rsidRDefault="00D24A66" w:rsidP="00375AEA">
            <w:r>
              <w:rPr>
                <w:b/>
                <w:bCs/>
                <w:sz w:val="20"/>
                <w:szCs w:val="20"/>
              </w:rPr>
              <w:t>Qué indica</w:t>
            </w:r>
          </w:p>
        </w:tc>
      </w:tr>
      <w:tr w:rsidR="00D24A66" w14:paraId="0E44C64D"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32EE2" w14:textId="77777777" w:rsidR="00D24A66" w:rsidRDefault="00D24A66" w:rsidP="00375AEA">
            <w:r>
              <w:rPr>
                <w:sz w:val="20"/>
                <w:szCs w:val="20"/>
              </w:rPr>
              <w:t>Prefijo SIM del teléfono</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A49FB" w14:textId="77777777" w:rsidR="00D24A66" w:rsidRDefault="00D24A66" w:rsidP="00375AEA">
            <w:r>
              <w:rPr>
                <w:sz w:val="20"/>
                <w:szCs w:val="20"/>
              </w:rPr>
              <w:t>El país en que está registrada la SIM. Es la señal más fiable para convocatorias nacionales.</w:t>
            </w:r>
          </w:p>
        </w:tc>
      </w:tr>
      <w:tr w:rsidR="00D24A66" w14:paraId="4A12AEB5"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84094" w14:textId="77777777" w:rsidR="00D24A66" w:rsidRDefault="00D24A66" w:rsidP="00375AEA">
            <w:r>
              <w:rPr>
                <w:sz w:val="20"/>
                <w:szCs w:val="20"/>
              </w:rPr>
              <w:t>Dirección IP de conexión</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25EFB" w14:textId="77777777" w:rsidR="00D24A66" w:rsidRDefault="00D24A66" w:rsidP="00375AEA">
            <w:r>
              <w:rPr>
                <w:sz w:val="20"/>
                <w:szCs w:val="20"/>
              </w:rPr>
              <w:t>El país aproximado desde el que se realiza la conexión. Puede diferir del SIM si se usa VPN o si el participante está en el extranjero.</w:t>
            </w:r>
          </w:p>
        </w:tc>
      </w:tr>
      <w:tr w:rsidR="00D24A66" w14:paraId="1182EC93"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52255" w14:textId="77777777" w:rsidR="00D24A66" w:rsidRDefault="00D24A66" w:rsidP="00375AEA">
            <w:r>
              <w:rPr>
                <w:sz w:val="20"/>
                <w:szCs w:val="20"/>
              </w:rPr>
              <w:t>GPS (opcional)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2E2C8" w14:textId="77777777" w:rsidR="00D24A66" w:rsidRDefault="00D24A66" w:rsidP="00375AEA">
            <w:r>
              <w:rPr>
                <w:sz w:val="20"/>
                <w:szCs w:val="20"/>
              </w:rPr>
              <w:t>La posición física del dispositivo en el momento de la adhesión, con precisión de ciudad y región. La señal más fuerte geográficamente.</w:t>
            </w:r>
          </w:p>
        </w:tc>
      </w:tr>
    </w:tbl>
    <w:p w14:paraId="66BA75AD" w14:textId="77777777" w:rsidR="00D24A66" w:rsidRDefault="00D24A66" w:rsidP="00D24A66">
      <w:pPr>
        <w:spacing w:after="120"/>
      </w:pPr>
    </w:p>
    <w:p w14:paraId="1A41697B" w14:textId="77777777" w:rsidR="00D24A66" w:rsidRPr="00AC1189" w:rsidRDefault="00D24A66" w:rsidP="00D24A66">
      <w:pPr>
        <w:pStyle w:val="Ttulo2"/>
        <w:rPr>
          <w:color w:val="auto"/>
        </w:rPr>
      </w:pPr>
      <w:bookmarkStart w:id="471" w:name="_Toc232095279"/>
      <w:bookmarkStart w:id="472" w:name="_Toc232096326"/>
      <w:bookmarkStart w:id="473" w:name="_Toc232147222"/>
      <w:r>
        <w:rPr>
          <w:color w:val="auto"/>
        </w:rPr>
        <w:t>3.2 Los tres niveles</w:t>
      </w:r>
      <w:bookmarkEnd w:id="471"/>
      <w:bookmarkEnd w:id="472"/>
      <w:bookmarkEnd w:id="473"/>
    </w:p>
    <w:p w14:paraId="5A786248"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D24A66" w14:paraId="123871E6" w14:textId="77777777" w:rsidTr="00375AEA">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5F52C0" w14:textId="77777777" w:rsidR="00D24A66" w:rsidRDefault="00D24A66" w:rsidP="00375AEA">
            <w:r>
              <w:rPr>
                <w:b/>
                <w:bCs/>
                <w:sz w:val="20"/>
                <w:szCs w:val="20"/>
              </w:rPr>
              <w:t>Nivel</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F66D7B" w14:textId="77777777" w:rsidR="00D24A66" w:rsidRDefault="00D24A66" w:rsidP="00375AEA">
            <w:r>
              <w:rPr>
                <w:b/>
                <w:bCs/>
                <w:sz w:val="20"/>
                <w:szCs w:val="20"/>
              </w:rPr>
              <w:t>Puntuación</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D310CD" w14:textId="77777777" w:rsidR="00D24A66" w:rsidRDefault="00D24A66" w:rsidP="00375AEA">
            <w:r>
              <w:rPr>
                <w:b/>
                <w:bCs/>
                <w:sz w:val="20"/>
                <w:szCs w:val="20"/>
              </w:rPr>
              <w:t>Señales combinadas</w:t>
            </w:r>
          </w:p>
        </w:tc>
      </w:tr>
      <w:tr w:rsidR="00D24A66" w14:paraId="0499BEC4"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64DD6" w14:textId="77777777" w:rsidR="00D24A66" w:rsidRDefault="00D24A66" w:rsidP="00375AEA">
            <w:r>
              <w:rPr>
                <w:sz w:val="20"/>
                <w:szCs w:val="20"/>
              </w:rPr>
              <w:t>Alta</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4D6F2" w14:textId="77777777" w:rsidR="00D24A66" w:rsidRDefault="00D24A66" w:rsidP="00375AEA">
            <w:r>
              <w:rPr>
                <w:sz w:val="20"/>
                <w:szCs w:val="20"/>
              </w:rPr>
              <w:t>85-95%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6D157" w14:textId="77777777" w:rsidR="00D24A66" w:rsidRDefault="00D24A66" w:rsidP="00375AEA">
            <w:r>
              <w:rPr>
                <w:sz w:val="20"/>
                <w:szCs w:val="20"/>
              </w:rPr>
              <w:t>GPS confirmado + SIM del país correcto + IP compatible</w:t>
            </w:r>
          </w:p>
        </w:tc>
      </w:tr>
      <w:tr w:rsidR="00D24A66" w14:paraId="1FBECEB0"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8159C" w14:textId="77777777" w:rsidR="00D24A66" w:rsidRDefault="00D24A66" w:rsidP="00375AEA">
            <w:r>
              <w:rPr>
                <w:sz w:val="20"/>
                <w:szCs w:val="20"/>
              </w:rPr>
              <w:t>Media</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1C230" w14:textId="77777777" w:rsidR="00D24A66" w:rsidRDefault="00D24A66" w:rsidP="00375AEA">
            <w:r>
              <w:rPr>
                <w:sz w:val="20"/>
                <w:szCs w:val="20"/>
              </w:rPr>
              <w:t>75-84%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36DFA" w14:textId="77777777" w:rsidR="00D24A66" w:rsidRDefault="00D24A66" w:rsidP="00375AEA">
            <w:r>
              <w:rPr>
                <w:sz w:val="20"/>
                <w:szCs w:val="20"/>
              </w:rPr>
              <w:t>SIM del país correcto + IP compatible (sin GPS)</w:t>
            </w:r>
          </w:p>
        </w:tc>
      </w:tr>
      <w:tr w:rsidR="00D24A66" w14:paraId="6AA813B3"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BF89F" w14:textId="77777777" w:rsidR="00D24A66" w:rsidRDefault="00D24A66" w:rsidP="00375AEA">
            <w:r>
              <w:rPr>
                <w:sz w:val="20"/>
                <w:szCs w:val="20"/>
              </w:rPr>
              <w:t>Base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DDEED" w14:textId="77777777" w:rsidR="00D24A66" w:rsidRDefault="00D24A66" w:rsidP="00375AEA">
            <w:r>
              <w:rPr>
                <w:sz w:val="20"/>
                <w:szCs w:val="20"/>
              </w:rPr>
              <w:t>60-74%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E0AFA" w14:textId="77777777" w:rsidR="00D24A66" w:rsidRDefault="00D24A66" w:rsidP="00375AEA">
            <w:r>
              <w:rPr>
                <w:sz w:val="20"/>
                <w:szCs w:val="20"/>
              </w:rPr>
              <w:t>SIM del país correcto únicamente, o señales parciales</w:t>
            </w:r>
          </w:p>
        </w:tc>
      </w:tr>
    </w:tbl>
    <w:p w14:paraId="4D08B608" w14:textId="77777777" w:rsidR="00D24A66" w:rsidRDefault="00D24A66" w:rsidP="00D24A66">
      <w:pPr>
        <w:spacing w:after="120"/>
      </w:pPr>
    </w:p>
    <w:p w14:paraId="623C4259" w14:textId="77777777" w:rsidR="00D24A66" w:rsidRPr="00AC1189" w:rsidRDefault="00D24A66" w:rsidP="00D24A66">
      <w:pPr>
        <w:pStyle w:val="Ttulo2"/>
        <w:rPr>
          <w:color w:val="auto"/>
        </w:rPr>
      </w:pPr>
      <w:bookmarkStart w:id="474" w:name="_Toc232095280"/>
      <w:bookmarkStart w:id="475" w:name="_Toc232096327"/>
      <w:bookmarkStart w:id="476" w:name="_Toc232147223"/>
      <w:r>
        <w:rPr>
          <w:color w:val="auto"/>
        </w:rPr>
        <w:t>3.3 Cómo interpretar los niveles en el informe</w:t>
      </w:r>
      <w:bookmarkEnd w:id="474"/>
      <w:bookmarkEnd w:id="475"/>
      <w:bookmarkEnd w:id="476"/>
    </w:p>
    <w:p w14:paraId="3CCA2A52" w14:textId="77777777" w:rsidR="00D24A66" w:rsidRDefault="00D24A66" w:rsidP="00D24A66">
      <w:pPr>
        <w:spacing w:after="160" w:line="320" w:lineRule="auto"/>
        <w:jc w:val="both"/>
      </w:pPr>
      <w:r>
        <w:t>Un informe con mayoría de adhesiones en nivel alto indica que la evidencia geográfica es sólida: los participantes tenían SIM del país, IP compatible y confirmación GPS de que estaban físicamente en la zona. Esto hace el resultado más difícil de cuestionar geográficamente.</w:t>
      </w:r>
    </w:p>
    <w:p w14:paraId="32C66B66" w14:textId="77777777" w:rsidR="00D24A66" w:rsidRDefault="00D24A66" w:rsidP="00D24A66">
      <w:pPr>
        <w:spacing w:after="160" w:line="320" w:lineRule="auto"/>
        <w:jc w:val="both"/>
      </w:pPr>
      <w:r>
        <w:t xml:space="preserve">Un informe con mayoría en nivel base no implica que las adhesiones sean menos válidas — el criterio de elegibilidad sigue siendo el prefijo SIM. Pero sí indica que la evidencia geográfica </w:t>
        <w:lastRenderedPageBreak/>
        <w:t>adicional es menor, lo que podría dar argumento a quienes quieran cuestionar la representatividad territorial.</w:t>
      </w:r>
    </w:p>
    <w:p w14:paraId="0112F935" w14:textId="77777777" w:rsidR="00D24A66" w:rsidRDefault="00D24A66" w:rsidP="00D24A66">
      <w:pPr>
        <w:spacing w:after="160" w:line="320" w:lineRule="auto"/>
        <w:jc w:val="both"/>
      </w:pPr>
      <w:r>
        <w:t>La distribución entre niveles es informativa, no selectiva: todas las adhesiones verificadas cuentan por igual en el total, independientemente de su nivel de confianza.</w:t>
      </w:r>
    </w:p>
    <w:p w14:paraId="4FEF0EDD"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sz w:val="20"/>
          <w:szCs w:val="20"/>
        </w:rPr>
        <w:t xml:space="preserve">Nota importante:  </w:t>
      </w:r>
      <w:r>
        <w:rPr>
          <w:color w:val="333333"/>
          <w:sz w:val="20"/>
          <w:szCs w:val="20"/>
        </w:rPr>
        <w:t>La confianza geográfica es una estimación basada en señales técnicas, no una verificación de ciudadanía. Una persona con SIM española que vive en Berlín y usa una VPN puede obtener un nivel base aunque sea plenamente elegible para una convocatoria nacional española. El sistema no penaliza la elegibilidad — solo registra la solidez de la evidencia técnica disponible.</w:t>
      </w:r>
    </w:p>
    <w:p w14:paraId="211A1F5C" w14:textId="77777777" w:rsidR="00D24A66" w:rsidRDefault="00D24A66" w:rsidP="00D24A66">
      <w:r>
        <w:br w:type="page"/>
      </w:r>
    </w:p>
    <w:p w14:paraId="0231E105" w14:textId="77777777" w:rsidR="00D24A66" w:rsidRPr="00AC1189" w:rsidRDefault="00D24A66" w:rsidP="00D24A66">
      <w:pPr>
        <w:pStyle w:val="Ttulo1"/>
        <w:pBdr>
          <w:bottom w:val="single" w:sz="4" w:space="6" w:color="2E6DA4"/>
        </w:pBdr>
        <w:rPr>
          <w:color w:val="auto"/>
        </w:rPr>
      </w:pPr>
      <w:bookmarkStart w:id="477" w:name="_Toc232095281"/>
      <w:bookmarkStart w:id="478" w:name="_Toc232147224"/>
      <w:r>
        <w:rPr>
          <w:color w:val="auto"/>
        </w:rPr>
        <w:lastRenderedPageBreak/>
        <w:t>4. La distribución territorial</w:t>
      </w:r>
      <w:bookmarkEnd w:id="477"/>
      <w:bookmarkEnd w:id="478"/>
    </w:p>
    <w:p w14:paraId="4E923310" w14:textId="77777777" w:rsidR="00D24A66" w:rsidRDefault="00D24A66" w:rsidP="00D24A66">
      <w:pPr>
        <w:spacing w:after="160" w:line="320" w:lineRule="auto"/>
        <w:jc w:val="both"/>
      </w:pPr>
      <w:r>
        <w:t>La distribución territorial muestra cómo se distribuyen geográficamente los participantes de la convocatoria. Es uno de los datos más relevantes para evaluar si una protesta tiene respaldo amplio en todo el territorio o está concentrada en pocas zonas.</w:t>
      </w:r>
    </w:p>
    <w:p w14:paraId="59BDDA22" w14:textId="77777777" w:rsidR="00D24A66" w:rsidRPr="00AC1189" w:rsidRDefault="00D24A66" w:rsidP="00D24A66">
      <w:pPr>
        <w:pStyle w:val="Ttulo2"/>
        <w:rPr>
          <w:color w:val="auto"/>
        </w:rPr>
      </w:pPr>
      <w:bookmarkStart w:id="479" w:name="_Toc232095282"/>
      <w:bookmarkStart w:id="480" w:name="_Toc232096329"/>
      <w:bookmarkStart w:id="481" w:name="_Toc232147225"/>
      <w:r>
        <w:rPr>
          <w:color w:val="auto"/>
        </w:rPr>
        <w:t>4.1 Distribución por ciudad</w:t>
      </w:r>
      <w:bookmarkEnd w:id="479"/>
      <w:bookmarkEnd w:id="480"/>
      <w:bookmarkEnd w:id="481"/>
    </w:p>
    <w:p w14:paraId="63663BB7" w14:textId="77777777" w:rsidR="00D24A66" w:rsidRDefault="00D24A66" w:rsidP="00D24A66">
      <w:pPr>
        <w:spacing w:after="160" w:line="320" w:lineRule="auto"/>
        <w:jc w:val="both"/>
      </w:pPr>
      <w:r>
        <w:t>El informe muestra las ciudades con mayor número de adhesiones, ordenadas de mayor a menor. Las ciudades se obtienen mediante geocodificación de las señales disponibles — GPS si está activo, o estimación por IP en caso contrario. Cuando hay muchas ciudades representadas, el informe muestra las principales y agrupa el resto bajo una indicación del número total.</w:t>
      </w:r>
    </w:p>
    <w:p w14:paraId="640DD4DD" w14:textId="77777777" w:rsidR="00D24A66" w:rsidRDefault="00D24A66" w:rsidP="00D24A66">
      <w:pPr>
        <w:spacing w:after="160" w:line="320" w:lineRule="auto"/>
        <w:jc w:val="both"/>
      </w:pPr>
      <w:r>
        <w:t>La distribución por ciudad permite detectar:</w:t>
      </w:r>
    </w:p>
    <w:p w14:paraId="01AC0605" w14:textId="77777777" w:rsidR="00D24A66" w:rsidRDefault="00D24A66" w:rsidP="00D24A66">
      <w:pPr>
        <w:pStyle w:val="Prrafodelista"/>
        <w:numPr>
          <w:ilvl w:val="0"/>
          <w:numId w:val="13"/>
        </w:numPr>
        <w:spacing w:before="80" w:after="80"/>
      </w:pPr>
      <w:r>
        <w:t>Si la protesta está concentrada en pocas ciudades grandes o distribuida por todo el territorio.</w:t>
      </w:r>
    </w:p>
    <w:p w14:paraId="3F6F983A" w14:textId="77777777" w:rsidR="00D24A66" w:rsidRDefault="00D24A66" w:rsidP="00D24A66">
      <w:pPr>
        <w:pStyle w:val="Prrafodelista"/>
        <w:numPr>
          <w:ilvl w:val="0"/>
          <w:numId w:val="13"/>
        </w:numPr>
        <w:spacing w:before="80" w:after="80"/>
      </w:pPr>
      <w:r>
        <w:t>Si hay ciudades sorprendentes en el resultado — por ejemplo, alta participación desde ciudades con poca conexión aparente con el tema de la queja.</w:t>
      </w:r>
    </w:p>
    <w:p w14:paraId="372FBB92" w14:textId="77777777" w:rsidR="00D24A66" w:rsidRDefault="00D24A66" w:rsidP="00D24A66">
      <w:pPr>
        <w:pStyle w:val="Prrafodelista"/>
        <w:numPr>
          <w:ilvl w:val="0"/>
          <w:numId w:val="13"/>
        </w:numPr>
        <w:spacing w:before="80" w:after="80"/>
      </w:pPr>
      <w:r>
        <w:t>Si hay ausencias llamativas — ciudades que cabría esperar bien representadas y que no lo están.</w:t>
      </w:r>
    </w:p>
    <w:p w14:paraId="3D3B99FE" w14:textId="77777777" w:rsidR="00D24A66" w:rsidRPr="00AC1189" w:rsidRDefault="00D24A66" w:rsidP="00D24A66">
      <w:pPr>
        <w:pStyle w:val="Ttulo2"/>
        <w:rPr>
          <w:color w:val="auto"/>
        </w:rPr>
      </w:pPr>
      <w:bookmarkStart w:id="482" w:name="_Toc232095283"/>
      <w:bookmarkStart w:id="483" w:name="_Toc232096330"/>
      <w:bookmarkStart w:id="484" w:name="_Toc232147226"/>
      <w:r>
        <w:rPr>
          <w:color w:val="auto"/>
        </w:rPr>
        <w:t>4.2 Distribución por región</w:t>
      </w:r>
      <w:bookmarkEnd w:id="482"/>
      <w:bookmarkEnd w:id="483"/>
      <w:bookmarkEnd w:id="484"/>
    </w:p>
    <w:p w14:paraId="328F89D4" w14:textId="77777777" w:rsidR="00D24A66" w:rsidRDefault="00D24A66" w:rsidP="00D24A66">
      <w:pPr>
        <w:spacing w:after="160" w:line="320" w:lineRule="auto"/>
        <w:jc w:val="both"/>
      </w:pPr>
      <w:r>
        <w:t>Para convocatorias nacionales, el informe muestra también la distribución por regiones o comunidades autónomas. Esta distribución permite evaluar si el desacuerdo es transversal a todo el territorio o está concentrado en regiones específicas.</w:t>
      </w:r>
    </w:p>
    <w:p w14:paraId="47A75AB7" w14:textId="77777777" w:rsidR="00D24A66" w:rsidRPr="00AC1189" w:rsidRDefault="00D24A66" w:rsidP="00D24A66">
      <w:pPr>
        <w:pStyle w:val="Ttulo2"/>
        <w:rPr>
          <w:color w:val="auto"/>
        </w:rPr>
      </w:pPr>
      <w:bookmarkStart w:id="485" w:name="_Toc232095284"/>
      <w:bookmarkStart w:id="486" w:name="_Toc232096331"/>
      <w:bookmarkStart w:id="487" w:name="_Toc232147227"/>
      <w:r>
        <w:rPr>
          <w:color w:val="auto"/>
        </w:rPr>
        <w:t>4.3 Distribución internacional</w:t>
      </w:r>
      <w:bookmarkEnd w:id="485"/>
      <w:bookmarkEnd w:id="486"/>
      <w:bookmarkEnd w:id="487"/>
    </w:p>
    <w:p w14:paraId="7A4FEA01" w14:textId="77777777" w:rsidR="00D24A66" w:rsidRDefault="00D24A66" w:rsidP="00D24A66">
      <w:pPr>
        <w:spacing w:after="160" w:line="320" w:lineRule="auto"/>
        <w:jc w:val="both"/>
      </w:pPr>
      <w:r>
        <w:t>Para convocatorias globales, y también en convocatorias nacionales donde participan ciudadanos residentes en el extranjero, el informe muestra la distribución por países. Esta distribución es especialmente relevante para evaluar la representatividad de convocatorias globales: un resultado concentrado en uno o dos países puede indicar una movilización geográficamente sesgada.</w:t>
      </w:r>
    </w:p>
    <w:p w14:paraId="66D12C29" w14:textId="77777777" w:rsidR="00D24A66" w:rsidRPr="00AC1189" w:rsidRDefault="00D24A66" w:rsidP="00D24A66">
      <w:pPr>
        <w:pStyle w:val="Ttulo2"/>
        <w:rPr>
          <w:color w:val="auto"/>
        </w:rPr>
      </w:pPr>
      <w:bookmarkStart w:id="488" w:name="_Toc232095285"/>
      <w:bookmarkStart w:id="489" w:name="_Toc232096332"/>
      <w:bookmarkStart w:id="490" w:name="_Toc232147228"/>
      <w:r>
        <w:rPr>
          <w:color w:val="auto"/>
        </w:rPr>
        <w:t>4.4 Velocidad de crecimiento</w:t>
      </w:r>
      <w:bookmarkEnd w:id="488"/>
      <w:bookmarkEnd w:id="489"/>
      <w:bookmarkEnd w:id="490"/>
    </w:p>
    <w:p w14:paraId="01980E38" w14:textId="77777777" w:rsidR="00D24A66" w:rsidRDefault="00D24A66" w:rsidP="00D24A66">
      <w:pPr>
        <w:spacing w:after="160" w:line="320" w:lineRule="auto"/>
        <w:jc w:val="both"/>
      </w:pPr>
      <w:r>
        <w:t>El informe incluye un gráfico de la evolución del número de adhesiones a lo largo del tiempo. Este gráfico permite detectar:</w:t>
      </w:r>
    </w:p>
    <w:p w14:paraId="41662E58" w14:textId="77777777" w:rsidR="00D24A66" w:rsidRDefault="00D24A66" w:rsidP="00D24A66">
      <w:pPr>
        <w:pStyle w:val="Prrafodelista"/>
        <w:numPr>
          <w:ilvl w:val="0"/>
          <w:numId w:val="13"/>
        </w:numPr>
        <w:spacing w:before="80" w:after="80"/>
      </w:pPr>
      <w:r>
        <w:t>Patrones de crecimiento orgánico — crecimiento gradual a lo largo del período activo.</w:t>
      </w:r>
    </w:p>
    <w:p w14:paraId="080CC20F" w14:textId="77777777" w:rsidR="00D24A66" w:rsidRDefault="00D24A66" w:rsidP="00D24A66">
      <w:pPr>
        <w:pStyle w:val="Prrafodelista"/>
        <w:numPr>
          <w:ilvl w:val="0"/>
          <w:numId w:val="13"/>
        </w:numPr>
        <w:spacing w:before="80" w:after="80"/>
      </w:pPr>
      <w:r>
        <w:t>Oleadas coordinadas — picos abruptos de crecimiento en momentos específicos, que pueden indicar movilizaciones organizadas.</w:t>
      </w:r>
    </w:p>
    <w:p w14:paraId="6C7D8174" w14:textId="77777777" w:rsidR="00D24A66" w:rsidRDefault="00D24A66" w:rsidP="00D24A66">
      <w:pPr>
        <w:pStyle w:val="Prrafodelista"/>
        <w:numPr>
          <w:ilvl w:val="0"/>
          <w:numId w:val="13"/>
        </w:numPr>
        <w:spacing w:before="80" w:after="80"/>
      </w:pPr>
      <w:r>
        <w:lastRenderedPageBreak/>
        <w:t>Declive de interés — reducción progresiva de la velocidad de adhesión hacia el final del período.</w:t>
      </w:r>
    </w:p>
    <w:p w14:paraId="25DC2E56" w14:textId="77777777" w:rsidR="00D24A66" w:rsidRDefault="00D24A66" w:rsidP="00D24A66">
      <w:pPr>
        <w:spacing w:after="160" w:line="320" w:lineRule="auto"/>
        <w:jc w:val="both"/>
      </w:pPr>
      <w:r>
        <w:t>También muestra el promedio diario de adhesiones y el pico máximo registrado en un solo día.</w:t>
      </w:r>
    </w:p>
    <w:p w14:paraId="0AEA6200" w14:textId="77777777" w:rsidR="00D24A66" w:rsidRDefault="00D24A66" w:rsidP="00D24A66">
      <w:r>
        <w:br w:type="page"/>
      </w:r>
    </w:p>
    <w:p w14:paraId="5CBE5BC9" w14:textId="77777777" w:rsidR="00D24A66" w:rsidRPr="00AC1189" w:rsidRDefault="00D24A66" w:rsidP="00D24A66">
      <w:pPr>
        <w:pStyle w:val="Ttulo1"/>
        <w:pBdr>
          <w:bottom w:val="single" w:sz="4" w:space="6" w:color="2E6DA4"/>
        </w:pBdr>
        <w:rPr>
          <w:color w:val="auto"/>
        </w:rPr>
      </w:pPr>
      <w:bookmarkStart w:id="491" w:name="_Toc232095286"/>
      <w:bookmarkStart w:id="492" w:name="_Toc232147229"/>
      <w:r>
        <w:rPr>
          <w:color w:val="auto"/>
        </w:rPr>
        <w:lastRenderedPageBreak/>
        <w:t>5. El archivo histórico</w:t>
      </w:r>
      <w:bookmarkEnd w:id="491"/>
      <w:bookmarkEnd w:id="492"/>
    </w:p>
    <w:p w14:paraId="0DD41A4B" w14:textId="77777777" w:rsidR="00D24A66" w:rsidRDefault="00D24A66" w:rsidP="00D24A66">
      <w:pPr>
        <w:spacing w:after="160" w:line="320" w:lineRule="auto"/>
        <w:jc w:val="both"/>
      </w:pPr>
      <w:r>
        <w:t>El archivo histórico de Voice Protest es la colección de todos los informes de convocatorias cerradas. Su existencia es una garantía democrática fundamental: las protestas ciudadanas no pueden ser silenciadas retroactivamente.</w:t>
      </w:r>
    </w:p>
    <w:p w14:paraId="1D0174C8" w14:textId="77777777" w:rsidR="00D24A66" w:rsidRPr="00AC1189" w:rsidRDefault="00D24A66" w:rsidP="00D24A66">
      <w:pPr>
        <w:pStyle w:val="Ttulo2"/>
        <w:rPr>
          <w:color w:val="auto"/>
        </w:rPr>
      </w:pPr>
      <w:bookmarkStart w:id="493" w:name="_Toc232095287"/>
      <w:bookmarkStart w:id="494" w:name="_Toc232096334"/>
      <w:bookmarkStart w:id="495" w:name="_Toc232147230"/>
      <w:r>
        <w:rPr>
          <w:color w:val="auto"/>
        </w:rPr>
        <w:t>5.1 Qué contiene el archivo</w:t>
      </w:r>
      <w:bookmarkEnd w:id="493"/>
      <w:bookmarkEnd w:id="494"/>
      <w:bookmarkEnd w:id="495"/>
    </w:p>
    <w:p w14:paraId="5BE9E5B6" w14:textId="77777777" w:rsidR="00D24A66" w:rsidRDefault="00D24A66" w:rsidP="00D24A66">
      <w:pPr>
        <w:spacing w:after="160" w:line="320" w:lineRule="auto"/>
        <w:jc w:val="both"/>
      </w:pPr>
      <w:r>
        <w:t>El archivo es accesible desde la pantalla de archivo de la aplicación y contiene, para cada convocatoria cerrada:</w:t>
      </w:r>
    </w:p>
    <w:p w14:paraId="371E54C7" w14:textId="77777777" w:rsidR="00D24A66" w:rsidRDefault="00D24A66" w:rsidP="00D24A66">
      <w:pPr>
        <w:pStyle w:val="Prrafodelista"/>
        <w:numPr>
          <w:ilvl w:val="0"/>
          <w:numId w:val="13"/>
        </w:numPr>
        <w:spacing w:before="80" w:after="80"/>
      </w:pPr>
      <w:r>
        <w:t>El informe completo con todos sus datos agregados.</w:t>
      </w:r>
    </w:p>
    <w:p w14:paraId="21A73215" w14:textId="77777777" w:rsidR="00D24A66" w:rsidRDefault="00D24A66" w:rsidP="00D24A66">
      <w:pPr>
        <w:pStyle w:val="Prrafodelista"/>
        <w:numPr>
          <w:ilvl w:val="0"/>
          <w:numId w:val="13"/>
        </w:numPr>
        <w:spacing w:before="80" w:after="80"/>
      </w:pPr>
      <w:r>
        <w:t>El sello de integridad calculado en el momento del cierre.</w:t>
      </w:r>
    </w:p>
    <w:p w14:paraId="263916AA" w14:textId="77777777" w:rsidR="00D24A66" w:rsidRDefault="00D24A66" w:rsidP="00D24A66">
      <w:pPr>
        <w:pStyle w:val="Prrafodelista"/>
        <w:numPr>
          <w:ilvl w:val="0"/>
          <w:numId w:val="13"/>
        </w:numPr>
        <w:spacing w:before="80" w:after="80"/>
      </w:pPr>
      <w:r>
        <w:t>La fuente documental que acreditó el abuso denunciado.</w:t>
      </w:r>
    </w:p>
    <w:p w14:paraId="772732B9" w14:textId="77777777" w:rsidR="00D24A66" w:rsidRDefault="00D24A66" w:rsidP="00D24A66">
      <w:pPr>
        <w:pStyle w:val="Prrafodelista"/>
        <w:numPr>
          <w:ilvl w:val="0"/>
          <w:numId w:val="13"/>
        </w:numPr>
        <w:spacing w:before="80" w:after="80"/>
      </w:pPr>
      <w:r>
        <w:t>La fecha y hora exacta de cierre.</w:t>
      </w:r>
    </w:p>
    <w:p w14:paraId="35D1E189" w14:textId="77777777" w:rsidR="00D24A66" w:rsidRDefault="00D24A66" w:rsidP="00D24A66">
      <w:pPr>
        <w:pStyle w:val="Prrafodelista"/>
        <w:numPr>
          <w:ilvl w:val="0"/>
          <w:numId w:val="13"/>
        </w:numPr>
        <w:spacing w:before="80" w:after="80"/>
      </w:pPr>
      <w:r>
        <w:t>El número total de adhesiones verificadas.</w:t>
      </w:r>
    </w:p>
    <w:p w14:paraId="4FC62833" w14:textId="77777777" w:rsidR="00D24A66" w:rsidRPr="00AC1189" w:rsidRDefault="00D24A66" w:rsidP="00D24A66">
      <w:pPr>
        <w:pStyle w:val="Ttulo2"/>
        <w:rPr>
          <w:color w:val="auto"/>
        </w:rPr>
      </w:pPr>
      <w:bookmarkStart w:id="496" w:name="_Toc232095288"/>
      <w:bookmarkStart w:id="497" w:name="_Toc232096335"/>
      <w:bookmarkStart w:id="498" w:name="_Toc232147231"/>
      <w:r>
        <w:rPr>
          <w:color w:val="auto"/>
        </w:rPr>
        <w:t>5.2 Persistencia y verificabilidad</w:t>
      </w:r>
      <w:bookmarkEnd w:id="496"/>
      <w:bookmarkEnd w:id="497"/>
      <w:bookmarkEnd w:id="498"/>
    </w:p>
    <w:p w14:paraId="000107CB" w14:textId="77777777" w:rsidR="00D24A66" w:rsidRDefault="00D24A66" w:rsidP="00D24A66">
      <w:pPr>
        <w:spacing w:after="160" w:line="320" w:lineRule="auto"/>
        <w:jc w:val="both"/>
      </w:pPr>
      <w:r>
        <w:t>Los informes del archivo están diseñados para permanecer accesibles indefinidamente y son verificables mediante hash criptográfico. Una vez que una convocatoria se cierra y su informe se calcula, ningún operador de Voice Protest puede modificar los datos del informe sin que la modificación sea detectable mediante el hash de integridad.</w:t>
      </w:r>
    </w:p>
    <w:p w14:paraId="4294B35D" w14:textId="77777777" w:rsidR="00D24A66" w:rsidRDefault="00D24A66" w:rsidP="00D24A66">
      <w:pPr>
        <w:spacing w:after="160" w:line="320" w:lineRule="auto"/>
        <w:jc w:val="both"/>
      </w:pPr>
      <w:r>
        <w:t>Esta garantía de verificabilidad descansa sobre dos pilares: el hash de integridad almacenado en la base de datos, y el registro de integridad público en GitHub (integrity-log.md), que ancla los hashes en un historial de commits público fuera del control directo de la plataforma.</w:t>
      </w:r>
    </w:p>
    <w:p w14:paraId="5DB1CE9A" w14:textId="77777777" w:rsidR="00D24A66" w:rsidRPr="00AC1189" w:rsidRDefault="00D24A66" w:rsidP="00D24A66">
      <w:pPr>
        <w:pStyle w:val="Ttulo2"/>
        <w:rPr>
          <w:color w:val="auto"/>
        </w:rPr>
      </w:pPr>
      <w:bookmarkStart w:id="499" w:name="_Toc232095289"/>
      <w:bookmarkStart w:id="500" w:name="_Toc232096336"/>
      <w:bookmarkStart w:id="501" w:name="_Toc232147232"/>
      <w:r>
        <w:rPr>
          <w:color w:val="auto"/>
        </w:rPr>
        <w:t>5.3 Lo que se elimina a los 90 días</w:t>
      </w:r>
      <w:bookmarkEnd w:id="499"/>
      <w:bookmarkEnd w:id="500"/>
      <w:bookmarkEnd w:id="501"/>
    </w:p>
    <w:p w14:paraId="094FCD27" w14:textId="77777777" w:rsidR="00D24A66" w:rsidRDefault="00D24A66" w:rsidP="00D24A66">
      <w:pPr>
        <w:spacing w:after="160" w:line="320" w:lineRule="auto"/>
        <w:jc w:val="both"/>
      </w:pPr>
      <w:r>
        <w:t>Las adhesiones individuales — los registros que contienen los hashes de teléfono, los identificadores de dispositivo y los datos geográficos de cada participante — se eliminan 90 días después del cierre de cada convocatoria. Esta eliminación está diseñada para minimizar el riesgo para los participantes y cumplir con el principio de minimización de datos del RGPD.</w:t>
      </w:r>
    </w:p>
    <w:p w14:paraId="557E1786" w14:textId="77777777" w:rsidR="00D24A66" w:rsidRDefault="00D24A66" w:rsidP="00D24A66">
      <w:pPr>
        <w:spacing w:after="160" w:line="320" w:lineRule="auto"/>
        <w:jc w:val="both"/>
      </w:pPr>
      <w:r>
        <w:t>La eliminación a los 90 días no afecta a la verificabilidad del informe, porque los datos necesarios para la verificación del hash han sido previamente guardados en la tabla integrity_records, que no contiene información personal identificable y se conserva indefinidamente.</w:t>
      </w:r>
    </w:p>
    <w:p w14:paraId="61595F05" w14:textId="77777777" w:rsidR="00D24A66" w:rsidRDefault="00D24A66" w:rsidP="00D24A66">
      <w:r>
        <w:br w:type="page"/>
      </w:r>
    </w:p>
    <w:p w14:paraId="3C9F3FDF" w14:textId="77777777" w:rsidR="00D24A66" w:rsidRPr="00AC1189" w:rsidRDefault="00D24A66" w:rsidP="00D24A66">
      <w:pPr>
        <w:pStyle w:val="Ttulo1"/>
        <w:pBdr>
          <w:bottom w:val="single" w:sz="4" w:space="6" w:color="2E6DA4"/>
        </w:pBdr>
        <w:rPr>
          <w:color w:val="auto"/>
        </w:rPr>
      </w:pPr>
      <w:bookmarkStart w:id="502" w:name="_Toc232095290"/>
      <w:bookmarkStart w:id="503" w:name="_Toc232147233"/>
      <w:r>
        <w:rPr>
          <w:color w:val="auto"/>
        </w:rPr>
        <w:lastRenderedPageBreak/>
        <w:t>6. El hash de integridad</w:t>
      </w:r>
      <w:bookmarkEnd w:id="502"/>
      <w:bookmarkEnd w:id="503"/>
    </w:p>
    <w:p w14:paraId="44622DEC" w14:textId="77777777" w:rsidR="00D24A66" w:rsidRDefault="00D24A66" w:rsidP="00D24A66">
      <w:pPr>
        <w:spacing w:after="160" w:line="320" w:lineRule="auto"/>
        <w:jc w:val="both"/>
      </w:pPr>
      <w:r>
        <w:t>El hash de integridad es la pieza técnica más importante del sistema de verificabilidad. Es una huella matemática única del contenido del informe en el momento del cierre, calculada de forma que cualquier modificación posterior — por pequeña que sea — produciría un hash completamente diferente.</w:t>
      </w:r>
    </w:p>
    <w:p w14:paraId="05887D65" w14:textId="77777777" w:rsidR="00D24A66" w:rsidRPr="00AC1189" w:rsidRDefault="00D24A66" w:rsidP="00D24A66">
      <w:pPr>
        <w:pStyle w:val="Ttulo2"/>
        <w:rPr>
          <w:color w:val="auto"/>
        </w:rPr>
      </w:pPr>
      <w:bookmarkStart w:id="504" w:name="_Toc232095291"/>
      <w:bookmarkStart w:id="505" w:name="_Toc232096338"/>
      <w:bookmarkStart w:id="506" w:name="_Toc232147234"/>
      <w:r>
        <w:rPr>
          <w:color w:val="auto"/>
        </w:rPr>
        <w:t>6.1 Qué es un hash</w:t>
      </w:r>
      <w:bookmarkEnd w:id="504"/>
      <w:bookmarkEnd w:id="505"/>
      <w:bookmarkEnd w:id="506"/>
    </w:p>
    <w:p w14:paraId="603F4A2E" w14:textId="77777777" w:rsidR="00D24A66" w:rsidRDefault="00D24A66" w:rsidP="00D24A66">
      <w:pPr>
        <w:spacing w:after="160" w:line="320" w:lineRule="auto"/>
        <w:jc w:val="both"/>
      </w:pPr>
      <w:r>
        <w:t>Un hash criptográfico es el resultado de aplicar una función matemática a un conjunto de datos. La propiedad fundamental de esta función es que:</w:t>
      </w:r>
    </w:p>
    <w:p w14:paraId="770DB347" w14:textId="77777777" w:rsidR="00D24A66" w:rsidRDefault="00D24A66" w:rsidP="00D24A66">
      <w:pPr>
        <w:pStyle w:val="Prrafodelista"/>
        <w:numPr>
          <w:ilvl w:val="0"/>
          <w:numId w:val="13"/>
        </w:numPr>
        <w:spacing w:before="80" w:after="80"/>
      </w:pPr>
      <w:r>
        <w:t>La misma entrada siempre produce el mismo resultado.</w:t>
      </w:r>
    </w:p>
    <w:p w14:paraId="63A3B290" w14:textId="77777777" w:rsidR="00D24A66" w:rsidRDefault="00D24A66" w:rsidP="00D24A66">
      <w:pPr>
        <w:pStyle w:val="Prrafodelista"/>
        <w:numPr>
          <w:ilvl w:val="0"/>
          <w:numId w:val="13"/>
        </w:numPr>
        <w:spacing w:before="80" w:after="80"/>
      </w:pPr>
      <w:r>
        <w:t>Entradas diferentes producen resultados diferentes — y una diferencia mínima en la entrada produce un resultado radicalmente diferente.</w:t>
      </w:r>
    </w:p>
    <w:p w14:paraId="1A061D40" w14:textId="77777777" w:rsidR="00D24A66" w:rsidRDefault="00D24A66" w:rsidP="00D24A66">
      <w:pPr>
        <w:pStyle w:val="Prrafodelista"/>
        <w:numPr>
          <w:ilvl w:val="0"/>
          <w:numId w:val="13"/>
        </w:numPr>
        <w:spacing w:before="80" w:after="80"/>
      </w:pPr>
      <w:r>
        <w:t>El resultado no puede ser revertido a la entrada original por medios computacionales razonables.</w:t>
      </w:r>
    </w:p>
    <w:p w14:paraId="779CD90B" w14:textId="77777777" w:rsidR="00D24A66" w:rsidRDefault="00D24A66" w:rsidP="00D24A66">
      <w:pPr>
        <w:spacing w:after="160" w:line="320" w:lineRule="auto"/>
        <w:jc w:val="both"/>
      </w:pPr>
      <w:r>
        <w:t>SHA-256 es el algoritmo de hash utilizado para el hash de integridad de Voice Protest (versión 2). Produce un resultado de 64 caracteres hexadecimales. Es uno de los algoritmos criptográficos más auditados y utilizados del mundo.</w:t>
      </w:r>
    </w:p>
    <w:p w14:paraId="573F6F0F" w14:textId="77777777" w:rsidR="00D24A66" w:rsidRPr="00AC1189" w:rsidRDefault="00D24A66" w:rsidP="00D24A66">
      <w:pPr>
        <w:pStyle w:val="Ttulo2"/>
        <w:rPr>
          <w:color w:val="auto"/>
        </w:rPr>
      </w:pPr>
      <w:bookmarkStart w:id="507" w:name="_Toc232095292"/>
      <w:bookmarkStart w:id="508" w:name="_Toc232096339"/>
      <w:bookmarkStart w:id="509" w:name="_Toc232147235"/>
      <w:r>
        <w:rPr>
          <w:color w:val="auto"/>
        </w:rPr>
        <w:t>6.2 Qué cubre el hash</w:t>
      </w:r>
      <w:bookmarkEnd w:id="507"/>
      <w:bookmarkEnd w:id="508"/>
      <w:bookmarkEnd w:id="509"/>
    </w:p>
    <w:p w14:paraId="37947A3A" w14:textId="77777777" w:rsidR="00D24A66" w:rsidRDefault="00D24A66" w:rsidP="00D24A66">
      <w:pPr>
        <w:spacing w:after="160" w:line="320" w:lineRule="auto"/>
        <w:jc w:val="both"/>
      </w:pPr>
      <w:r>
        <w:t>El hash de integridad v2 cubre exactamente los siguientes datos, concatenados en un orden canónico fijo:</w:t>
      </w:r>
    </w:p>
    <w:p w14:paraId="5621CC80"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24A66" w14:paraId="272EF7BF" w14:textId="77777777" w:rsidTr="00375AEA">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AF24A3" w14:textId="77777777" w:rsidR="00D24A66" w:rsidRDefault="00D24A66" w:rsidP="00375AEA">
            <w:r>
              <w:rPr>
                <w:b/>
                <w:bCs/>
                <w:sz w:val="20"/>
                <w:szCs w:val="20"/>
              </w:rPr>
              <w:t>Campo incluido</w:t>
            </w:r>
          </w:p>
        </w:tc>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1D6EC2" w14:textId="77777777" w:rsidR="00D24A66" w:rsidRDefault="00D24A66" w:rsidP="00375AEA">
            <w:r>
              <w:rPr>
                <w:b/>
                <w:bCs/>
                <w:sz w:val="20"/>
                <w:szCs w:val="20"/>
              </w:rPr>
              <w:t>Por qué se incluye</w:t>
            </w:r>
          </w:p>
        </w:tc>
      </w:tr>
      <w:tr w:rsidR="00D24A66" w14:paraId="2D31F311"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32A2F" w14:textId="77777777" w:rsidR="00D24A66" w:rsidRDefault="00D24A66" w:rsidP="00375AEA">
            <w:r>
              <w:rPr>
                <w:sz w:val="20"/>
                <w:szCs w:val="20"/>
              </w:rPr>
              <w:t>ID de la convocatoria</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63812" w14:textId="77777777" w:rsidR="00D24A66" w:rsidRDefault="00D24A66" w:rsidP="00375AEA">
            <w:r>
              <w:rPr>
                <w:sz w:val="20"/>
                <w:szCs w:val="20"/>
              </w:rPr>
              <w:t>Identifica unívocamente la convocatoria</w:t>
            </w:r>
          </w:p>
        </w:tc>
      </w:tr>
      <w:tr w:rsidR="00D24A66" w14:paraId="00F2E151"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6958F" w14:textId="77777777" w:rsidR="00D24A66" w:rsidRDefault="00D24A66" w:rsidP="00375AEA">
            <w:r>
              <w:rPr>
                <w:sz w:val="20"/>
                <w:szCs w:val="20"/>
              </w:rPr>
              <w:t>Título</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48C9A" w14:textId="77777777" w:rsidR="00D24A66" w:rsidRDefault="00D24A66" w:rsidP="00375AEA">
            <w:r>
              <w:rPr>
                <w:sz w:val="20"/>
                <w:szCs w:val="20"/>
              </w:rPr>
              <w:t>El texto exacto de la queja</w:t>
            </w:r>
          </w:p>
        </w:tc>
      </w:tr>
      <w:tr w:rsidR="00D24A66" w14:paraId="50D59FB1"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A8D16" w14:textId="77777777" w:rsidR="00D24A66" w:rsidRDefault="00D24A66" w:rsidP="00375AEA">
            <w:r>
              <w:rPr>
                <w:sz w:val="20"/>
                <w:szCs w:val="20"/>
              </w:rPr>
              <w:t>Demandas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3425D" w14:textId="77777777" w:rsidR="00D24A66" w:rsidRDefault="00D24A66" w:rsidP="00375AEA">
            <w:r>
              <w:rPr>
                <w:sz w:val="20"/>
                <w:szCs w:val="20"/>
              </w:rPr>
              <w:t>Lo que se exige a la institución</w:t>
            </w:r>
          </w:p>
        </w:tc>
      </w:tr>
      <w:tr w:rsidR="00D24A66" w14:paraId="7C2C6820"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C39CF" w14:textId="77777777" w:rsidR="00D24A66" w:rsidRDefault="00D24A66" w:rsidP="00375AEA">
            <w:r>
              <w:rPr>
                <w:sz w:val="20"/>
                <w:szCs w:val="20"/>
              </w:rPr>
              <w:t>Ámbito (scope)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27698" w14:textId="77777777" w:rsidR="00D24A66" w:rsidRDefault="00D24A66" w:rsidP="00375AEA">
            <w:r>
              <w:rPr>
                <w:sz w:val="20"/>
                <w:szCs w:val="20"/>
              </w:rPr>
              <w:t>Nacional, regional o global</w:t>
            </w:r>
          </w:p>
        </w:tc>
      </w:tr>
      <w:tr w:rsidR="00D24A66" w14:paraId="027490DA"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39BB2" w14:textId="77777777" w:rsidR="00D24A66" w:rsidRDefault="00D24A66" w:rsidP="00375AEA">
            <w:r>
              <w:rPr>
                <w:sz w:val="20"/>
                <w:szCs w:val="20"/>
              </w:rPr>
              <w:t>País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8D01B" w14:textId="77777777" w:rsidR="00D24A66" w:rsidRDefault="00D24A66" w:rsidP="00375AEA">
            <w:r>
              <w:rPr>
                <w:sz w:val="20"/>
                <w:szCs w:val="20"/>
              </w:rPr>
              <w:t>El país de la convocatoria</w:t>
            </w:r>
          </w:p>
        </w:tc>
      </w:tr>
      <w:tr w:rsidR="00D24A66" w14:paraId="27F1DC3C"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5A42E" w14:textId="77777777" w:rsidR="00D24A66" w:rsidRDefault="00D24A66" w:rsidP="00375AEA">
            <w:r>
              <w:rPr>
                <w:sz w:val="20"/>
                <w:szCs w:val="20"/>
              </w:rPr>
              <w:t>Número total de adhesiones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86044" w14:textId="77777777" w:rsidR="00D24A66" w:rsidRDefault="00D24A66" w:rsidP="00375AEA">
            <w:r>
              <w:rPr>
                <w:sz w:val="20"/>
                <w:szCs w:val="20"/>
              </w:rPr>
              <w:t>El dato principal del resultado</w:t>
            </w:r>
          </w:p>
        </w:tc>
      </w:tr>
      <w:tr w:rsidR="00D24A66" w14:paraId="7BC49195"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AA0E0" w14:textId="77777777" w:rsidR="00D24A66" w:rsidRDefault="00D24A66" w:rsidP="00375AEA">
            <w:r>
              <w:rPr>
                <w:sz w:val="20"/>
                <w:szCs w:val="20"/>
              </w:rPr>
              <w:t>Número de ciudades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A51E5" w14:textId="77777777" w:rsidR="00D24A66" w:rsidRDefault="00D24A66" w:rsidP="00375AEA">
            <w:r>
              <w:rPr>
                <w:sz w:val="20"/>
                <w:szCs w:val="20"/>
              </w:rPr>
              <w:t>La distribución territorial básica</w:t>
            </w:r>
          </w:p>
        </w:tc>
      </w:tr>
      <w:tr w:rsidR="00D24A66" w14:paraId="6ABF8251"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207B3" w14:textId="77777777" w:rsidR="00D24A66" w:rsidRDefault="00D24A66" w:rsidP="00375AEA">
            <w:r>
              <w:rPr>
                <w:sz w:val="20"/>
                <w:szCs w:val="20"/>
              </w:rPr>
              <w:t>Distribución por nivel de confianza</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E408F" w14:textId="77777777" w:rsidR="00D24A66" w:rsidRDefault="00D24A66" w:rsidP="00375AEA">
            <w:r>
              <w:rPr>
                <w:sz w:val="20"/>
                <w:szCs w:val="20"/>
              </w:rPr>
              <w:t>La calidad de la verificación</w:t>
            </w:r>
          </w:p>
        </w:tc>
      </w:tr>
      <w:tr w:rsidR="00D24A66" w14:paraId="00BBD3BF"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74B7F" w14:textId="77777777" w:rsidR="00D24A66" w:rsidRDefault="00D24A66" w:rsidP="00375AEA">
            <w:r>
              <w:rPr>
                <w:sz w:val="20"/>
                <w:szCs w:val="20"/>
              </w:rPr>
              <w:t>Distribución por ciudades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81A75" w14:textId="77777777" w:rsidR="00D24A66" w:rsidRDefault="00D24A66" w:rsidP="00375AEA">
            <w:r>
              <w:rPr>
                <w:sz w:val="20"/>
                <w:szCs w:val="20"/>
              </w:rPr>
              <w:t>La distribución territorial detallada</w:t>
            </w:r>
          </w:p>
        </w:tc>
      </w:tr>
      <w:tr w:rsidR="00D24A66" w14:paraId="21E2AB2A"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706AD" w14:textId="77777777" w:rsidR="00D24A66" w:rsidRDefault="00D24A66" w:rsidP="00375AEA">
            <w:r>
              <w:rPr>
                <w:sz w:val="20"/>
                <w:szCs w:val="20"/>
              </w:rPr>
              <w:t>Timestamp de la primera adhesión</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7EED8" w14:textId="77777777" w:rsidR="00D24A66" w:rsidRDefault="00D24A66" w:rsidP="00375AEA">
            <w:r>
              <w:rPr>
                <w:sz w:val="20"/>
                <w:szCs w:val="20"/>
              </w:rPr>
              <w:t>El inicio del período de participación</w:t>
            </w:r>
          </w:p>
        </w:tc>
      </w:tr>
      <w:tr w:rsidR="00D24A66" w14:paraId="6C6032A0"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D23CE" w14:textId="77777777" w:rsidR="00D24A66" w:rsidRDefault="00D24A66" w:rsidP="00375AEA">
            <w:r>
              <w:rPr>
                <w:sz w:val="20"/>
                <w:szCs w:val="20"/>
              </w:rPr>
              <w:t>Timestamp de la última adhesión</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35C7E" w14:textId="77777777" w:rsidR="00D24A66" w:rsidRDefault="00D24A66" w:rsidP="00375AEA">
            <w:r>
              <w:rPr>
                <w:sz w:val="20"/>
                <w:szCs w:val="20"/>
              </w:rPr>
              <w:t>El cierre efectivo del período</w:t>
            </w:r>
          </w:p>
        </w:tc>
      </w:tr>
      <w:tr w:rsidR="00D24A66" w14:paraId="7A3C9757"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310B2" w14:textId="77777777" w:rsidR="00D24A66" w:rsidRDefault="00D24A66" w:rsidP="00375AEA">
            <w:r>
              <w:rPr>
                <w:sz w:val="20"/>
                <w:szCs w:val="20"/>
              </w:rPr>
              <w:lastRenderedPageBreak/>
              <w:t>Lista ordenada de public commitments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45E25" w14:textId="77777777" w:rsidR="00D24A66" w:rsidRDefault="00D24A66" w:rsidP="00375AEA">
            <w:r>
              <w:rPr>
                <w:sz w:val="20"/>
                <w:szCs w:val="20"/>
              </w:rPr>
              <w:t>Identifica unívocamente a cada adhesión sin revelar identidad</w:t>
            </w:r>
          </w:p>
        </w:tc>
      </w:tr>
    </w:tbl>
    <w:p w14:paraId="0186E603" w14:textId="77777777" w:rsidR="00D24A66" w:rsidRDefault="00D24A66" w:rsidP="00D24A66">
      <w:pPr>
        <w:spacing w:after="120"/>
      </w:pPr>
    </w:p>
    <w:p w14:paraId="2F32A8E1" w14:textId="77777777" w:rsidR="00D24A66" w:rsidRDefault="00D24A66" w:rsidP="00D24A66">
      <w:pPr>
        <w:spacing w:after="160" w:line="320" w:lineRule="auto"/>
        <w:jc w:val="both"/>
      </w:pPr>
      <w:r>
        <w:t>Si cualquiera de estos datos fuera modificado después del cierre — aunque fuera un solo dígito del número de adhesiones — el hash calculado a partir de los datos modificados sería completamente diferente del hash almacenado, y la discrepancia sería inmediatamente detectable.</w:t>
      </w:r>
    </w:p>
    <w:p w14:paraId="45858486" w14:textId="77777777" w:rsidR="00D24A66" w:rsidRPr="00AC1189" w:rsidRDefault="00D24A66" w:rsidP="00D24A66">
      <w:pPr>
        <w:pStyle w:val="Ttulo2"/>
        <w:rPr>
          <w:color w:val="auto"/>
        </w:rPr>
      </w:pPr>
      <w:bookmarkStart w:id="510" w:name="_Toc232095293"/>
      <w:bookmarkStart w:id="511" w:name="_Toc232096340"/>
      <w:bookmarkStart w:id="512" w:name="_Toc232147236"/>
      <w:r>
        <w:rPr>
          <w:color w:val="auto"/>
        </w:rPr>
        <w:t>6.3 Versiones del hash</w:t>
      </w:r>
      <w:bookmarkEnd w:id="510"/>
      <w:bookmarkEnd w:id="511"/>
      <w:bookmarkEnd w:id="512"/>
    </w:p>
    <w:p w14:paraId="2E39E448" w14:textId="77777777" w:rsidR="00D24A66" w:rsidRDefault="00D24A66" w:rsidP="00D24A66">
      <w:pPr>
        <w:spacing w:after="160" w:line="320" w:lineRule="auto"/>
        <w:jc w:val="both"/>
      </w:pPr>
      <w:r>
        <w:t>Voice Protest distingue dos versiones del hash de integridad:</w:t>
      </w:r>
    </w:p>
    <w:p w14:paraId="7DF766FC" w14:textId="77777777" w:rsidR="00D24A66" w:rsidRDefault="00D24A66" w:rsidP="00AC1189">
      <w:pPr>
        <w:pStyle w:val="Prrafodelista"/>
        <w:numPr>
          <w:ilvl w:val="0"/>
          <w:numId w:val="13"/>
        </w:numPr>
        <w:spacing w:before="80" w:after="80" w:line="276" w:lineRule="auto"/>
      </w:pPr>
      <w:r>
        <w:t>Versión 1 (v1) — hash HMAC-SHA256 calculado con una clave secreta del servidor. Proporciona un sello interno de integridad robusto, pero no puede ser verificado de forma independiente por terceros sin acceso a esa clave. Los informes de convocatorias cerradas antes de la implementación del sistema de public commitments usan v1.</w:t>
      </w:r>
    </w:p>
    <w:p w14:paraId="1736C0AB" w14:textId="77777777" w:rsidR="00D24A66" w:rsidRDefault="00D24A66" w:rsidP="00AC1189">
      <w:pPr>
        <w:pStyle w:val="Prrafodelista"/>
        <w:numPr>
          <w:ilvl w:val="0"/>
          <w:numId w:val="13"/>
        </w:numPr>
        <w:spacing w:before="80" w:after="80" w:line="276" w:lineRule="auto"/>
      </w:pPr>
      <w:r>
        <w:t>Versión 2 (v2) — hash SHA256 puro, sin clave secreta, calculado sobre datos públicamente disponibles incluyendo los public commitments. Puede ser verificado de forma completamente independiente por cualquier persona con los datos del endpoint público. Todos los informes generados a partir de la implementación del sistema de integrity_records usan v2.</w:t>
      </w:r>
    </w:p>
    <w:p w14:paraId="2A8A21FC" w14:textId="77777777" w:rsidR="00D24A66" w:rsidRDefault="00D24A66" w:rsidP="00D24A66">
      <w:pPr>
        <w:spacing w:after="160" w:line="320" w:lineRule="auto"/>
        <w:jc w:val="both"/>
      </w:pPr>
      <w:r>
        <w:t>El informe indica claramente qué versión de hash contiene. Los informes v1 muestran el hash como sello interno; los informes v2 incluyen el botón de verificación independiente.</w:t>
      </w:r>
    </w:p>
    <w:p w14:paraId="10468D6D" w14:textId="77777777" w:rsidR="00D24A66" w:rsidRDefault="00D24A66" w:rsidP="00D24A66">
      <w:r>
        <w:br w:type="page"/>
      </w:r>
    </w:p>
    <w:p w14:paraId="7DAC5002" w14:textId="77777777" w:rsidR="00D24A66" w:rsidRPr="00AC1189" w:rsidRDefault="00D24A66" w:rsidP="00D24A66">
      <w:pPr>
        <w:pStyle w:val="Ttulo1"/>
        <w:pBdr>
          <w:bottom w:val="single" w:sz="4" w:space="6" w:color="2E6DA4"/>
        </w:pBdr>
        <w:rPr>
          <w:color w:val="auto"/>
        </w:rPr>
      </w:pPr>
      <w:bookmarkStart w:id="513" w:name="_Toc232095294"/>
      <w:bookmarkStart w:id="514" w:name="_Toc232147237"/>
      <w:r>
        <w:rPr>
          <w:color w:val="auto"/>
        </w:rPr>
        <w:lastRenderedPageBreak/>
        <w:t>7. Los public commitments</w:t>
      </w:r>
      <w:bookmarkEnd w:id="513"/>
      <w:bookmarkEnd w:id="514"/>
    </w:p>
    <w:p w14:paraId="56864C85" w14:textId="77777777" w:rsidR="00D24A66" w:rsidRDefault="00D24A66" w:rsidP="00D24A66">
      <w:pPr>
        <w:spacing w:after="160" w:line="320" w:lineRule="auto"/>
        <w:jc w:val="both"/>
      </w:pPr>
      <w:r>
        <w:t>Los public commitments son uno de los conceptos técnicos más elegantes del sistema de verificabilidad de Voice Protest. Resuelven un problema aparentemente contradictorio: cómo permitir que cualquier persona verifique que el hash cubre exactamente todas las adhesiones, sin revelar ningún dato que permita identificar a los participantes o correlacionar su participación entre convocatorias.</w:t>
      </w:r>
    </w:p>
    <w:p w14:paraId="79326474" w14:textId="77777777" w:rsidR="00D24A66" w:rsidRPr="00AC1189" w:rsidRDefault="00D24A66" w:rsidP="00D24A66">
      <w:pPr>
        <w:pStyle w:val="Ttulo2"/>
        <w:rPr>
          <w:color w:val="auto"/>
        </w:rPr>
      </w:pPr>
      <w:bookmarkStart w:id="515" w:name="_Toc232095295"/>
      <w:bookmarkStart w:id="516" w:name="_Toc232096342"/>
      <w:bookmarkStart w:id="517" w:name="_Toc232147238"/>
      <w:r>
        <w:rPr>
          <w:color w:val="auto"/>
        </w:rPr>
        <w:t>7.1 El problema que resuelven</w:t>
      </w:r>
      <w:bookmarkEnd w:id="515"/>
      <w:bookmarkEnd w:id="516"/>
      <w:bookmarkEnd w:id="517"/>
    </w:p>
    <w:p w14:paraId="1D44A3B0" w14:textId="77777777" w:rsidR="00D24A66" w:rsidRDefault="00D24A66" w:rsidP="00D24A66">
      <w:pPr>
        <w:spacing w:after="160" w:line="320" w:lineRule="auto"/>
        <w:jc w:val="both"/>
      </w:pPr>
      <w:r>
        <w:t>Para verificar el hash de integridad, el verificador necesita acceso a los datos que se usaron para calcularlo. Si esos datos incluyeran los identificadores internos de las adhesiones (los nullifiers), publicarlos permitiría a alguien con recursos rastrear la participación de un individuo en múltiples convocatorias, ya que el mismo nullifier aparecería en todas las convocatorias en las que ha participado la misma persona.</w:t>
      </w:r>
    </w:p>
    <w:p w14:paraId="6D485FFD" w14:textId="77777777" w:rsidR="00D24A66" w:rsidRDefault="00D24A66" w:rsidP="00D24A66">
      <w:pPr>
        <w:spacing w:after="160" w:line="320" w:lineRule="auto"/>
        <w:jc w:val="both"/>
      </w:pPr>
      <w:r>
        <w:t>Los public commitments resuelven este problema mediante una propiedad matemática:</w:t>
      </w:r>
    </w:p>
    <w:p w14:paraId="0C9770F0" w14:textId="77777777" w:rsidR="00D24A66" w:rsidRPr="0030552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rPr>
          <w:lang w:val="en-GB"/>
        </w:rPr>
      </w:pPr>
      <w:r>
        <w:rPr>
          <w:b/>
          <w:bCs/>
          <w:sz w:val="20"/>
          <w:szCs w:val="20"/>
          <w:lang w:val="en-GB"/>
        </w:rPr>
        <w:t xml:space="preserve">Fórmula:  </w:t>
      </w:r>
      <w:r>
        <w:rPr>
          <w:color w:val="333333"/>
          <w:sz w:val="20"/>
          <w:szCs w:val="20"/>
          <w:lang w:val="en-GB"/>
        </w:rPr>
        <w:t>Public commitment = SHA256(protest_id + nullifier)</w:t>
      </w:r>
    </w:p>
    <w:p w14:paraId="28D45CC3" w14:textId="77777777" w:rsidR="00D24A66" w:rsidRDefault="00D24A66" w:rsidP="00D24A66">
      <w:pPr>
        <w:spacing w:after="160" w:line="320" w:lineRule="auto"/>
        <w:jc w:val="both"/>
      </w:pPr>
      <w:r>
        <w:t>Al incorporar el identificador de la convocatoria en el cálculo, el mismo participante genera un public commitment completamente diferente en cada convocatoria. Publicar los public commitments de una convocatoria no permite correlacionar participación entre convocatorias — ni siquiera con acceso a todos los public commitments de todas las convocatorias.</w:t>
      </w:r>
    </w:p>
    <w:p w14:paraId="75F779CE" w14:textId="77777777" w:rsidR="00D24A66" w:rsidRPr="00AC1189" w:rsidRDefault="00D24A66" w:rsidP="00D24A66">
      <w:pPr>
        <w:pStyle w:val="Ttulo2"/>
        <w:rPr>
          <w:color w:val="auto"/>
        </w:rPr>
      </w:pPr>
      <w:bookmarkStart w:id="518" w:name="_Toc232095296"/>
      <w:bookmarkStart w:id="519" w:name="_Toc232096343"/>
      <w:bookmarkStart w:id="520" w:name="_Toc232147239"/>
      <w:r>
        <w:rPr>
          <w:color w:val="auto"/>
        </w:rPr>
        <w:t>7.2 Propiedades de los public commitments</w:t>
      </w:r>
      <w:bookmarkEnd w:id="518"/>
      <w:bookmarkEnd w:id="519"/>
      <w:bookmarkEnd w:id="520"/>
    </w:p>
    <w:p w14:paraId="3208D34A" w14:textId="77777777" w:rsidR="00D24A66" w:rsidRDefault="00D24A66" w:rsidP="00D24A66">
      <w:pPr>
        <w:pStyle w:val="Prrafodelista"/>
        <w:numPr>
          <w:ilvl w:val="0"/>
          <w:numId w:val="13"/>
        </w:numPr>
        <w:spacing w:before="80" w:after="80"/>
      </w:pPr>
      <w:r>
        <w:t>Único por adhesión — cada adhesión tiene un public commitment diferente.</w:t>
      </w:r>
    </w:p>
    <w:p w14:paraId="179E96AD" w14:textId="77777777" w:rsidR="00D24A66" w:rsidRDefault="00D24A66" w:rsidP="00D24A66">
      <w:pPr>
        <w:pStyle w:val="Prrafodelista"/>
        <w:numPr>
          <w:ilvl w:val="0"/>
          <w:numId w:val="13"/>
        </w:numPr>
        <w:spacing w:before="80" w:after="80"/>
      </w:pPr>
      <w:r>
        <w:t>Único por convocatoria — el mismo participante tiene public commitments diferentes en convocatorias diferentes.</w:t>
      </w:r>
    </w:p>
    <w:p w14:paraId="3A0727B1" w14:textId="77777777" w:rsidR="00D24A66" w:rsidRDefault="00D24A66" w:rsidP="00D24A66">
      <w:pPr>
        <w:pStyle w:val="Prrafodelista"/>
        <w:numPr>
          <w:ilvl w:val="0"/>
          <w:numId w:val="13"/>
        </w:numPr>
        <w:spacing w:before="80" w:after="80"/>
      </w:pPr>
      <w:r>
        <w:t>No reversible — no permite reconstruir el nullifier, el hash de teléfono ni el número original.</w:t>
      </w:r>
    </w:p>
    <w:p w14:paraId="3F8A77A9" w14:textId="77777777" w:rsidR="00D24A66" w:rsidRDefault="00D24A66" w:rsidP="00D24A66">
      <w:pPr>
        <w:pStyle w:val="Prrafodelista"/>
        <w:numPr>
          <w:ilvl w:val="0"/>
          <w:numId w:val="13"/>
        </w:numPr>
        <w:spacing w:before="80" w:after="80"/>
      </w:pPr>
      <w:r>
        <w:t>No correlacionable — no permite identificar si la misma persona participó en dos convocatorias diferentes.</w:t>
      </w:r>
    </w:p>
    <w:p w14:paraId="3E1D5760" w14:textId="77777777" w:rsidR="00D24A66" w:rsidRDefault="00D24A66" w:rsidP="00D24A66">
      <w:pPr>
        <w:pStyle w:val="Prrafodelista"/>
        <w:numPr>
          <w:ilvl w:val="0"/>
          <w:numId w:val="13"/>
        </w:numPr>
        <w:spacing w:before="80" w:after="80"/>
      </w:pPr>
      <w:r>
        <w:t>Públicamente verificable — puede ser publicado y usado para verificar el hash sin comprometer la privacidad de ningún participante.</w:t>
      </w:r>
    </w:p>
    <w:p w14:paraId="06ADD492" w14:textId="77777777" w:rsidR="00D24A66" w:rsidRPr="00AC1189" w:rsidRDefault="00D24A66" w:rsidP="00D24A66">
      <w:pPr>
        <w:pStyle w:val="Ttulo2"/>
        <w:rPr>
          <w:color w:val="auto"/>
        </w:rPr>
      </w:pPr>
      <w:bookmarkStart w:id="521" w:name="_Toc232095297"/>
      <w:bookmarkStart w:id="522" w:name="_Toc232096344"/>
      <w:bookmarkStart w:id="523" w:name="_Toc232147240"/>
      <w:r>
        <w:rPr>
          <w:color w:val="auto"/>
        </w:rPr>
        <w:t>7.3 Dónde están disponibles</w:t>
      </w:r>
      <w:bookmarkEnd w:id="521"/>
      <w:bookmarkEnd w:id="522"/>
      <w:bookmarkEnd w:id="523"/>
    </w:p>
    <w:p w14:paraId="55C09E95" w14:textId="77777777" w:rsidR="00D24A66" w:rsidRDefault="00D24A66" w:rsidP="00D24A66">
      <w:pPr>
        <w:spacing w:after="160" w:line="320" w:lineRule="auto"/>
        <w:jc w:val="both"/>
      </w:pPr>
      <w:r>
        <w:t>Los public commitments de cada convocatoria cerrada están disponibles en el endpoint público de integridad:</w:t>
      </w:r>
    </w:p>
    <w:p w14:paraId="5990A726" w14:textId="77777777" w:rsidR="00D24A66" w:rsidRPr="00305526" w:rsidRDefault="00D24A66" w:rsidP="00D24A66">
      <w:pPr>
        <w:spacing w:before="80" w:after="80"/>
        <w:ind w:left="720"/>
        <w:rPr>
          <w:lang w:val="en-GB"/>
        </w:rPr>
      </w:pPr>
      <w:r>
        <w:rPr>
          <w:rFonts w:ascii="Courier New" w:eastAsia="Courier New" w:hAnsi="Courier New" w:cs="Courier New"/>
          <w:color w:val="2E6DA4"/>
          <w:sz w:val="20"/>
          <w:szCs w:val="20"/>
          <w:lang w:val="en-GB"/>
        </w:rPr>
        <w:t>GET https://api.voiceprotest.org/api/public/protests/{id}/integrity-data</w:t>
      </w:r>
    </w:p>
    <w:p w14:paraId="1D6941A9" w14:textId="77777777" w:rsidR="00D24A66" w:rsidRDefault="00D24A66" w:rsidP="00D24A66">
      <w:pPr>
        <w:spacing w:after="160" w:line="320" w:lineRule="auto"/>
        <w:jc w:val="both"/>
      </w:pPr>
      <w:r>
        <w:t>La respuesta incluye la lista completa de public commitments ordenados alfabéticamente, junto con todos los demás datos necesarios para recalcular y verificar el hash de integridad.</w:t>
      </w:r>
    </w:p>
    <w:p w14:paraId="6B52135A" w14:textId="77777777" w:rsidR="00D24A66" w:rsidRPr="00AC1189" w:rsidRDefault="00D24A66" w:rsidP="00D24A66">
      <w:pPr>
        <w:pStyle w:val="Ttulo1"/>
        <w:pBdr>
          <w:bottom w:val="single" w:sz="4" w:space="6" w:color="2E6DA4"/>
        </w:pBdr>
        <w:rPr>
          <w:color w:val="auto"/>
        </w:rPr>
      </w:pPr>
      <w:bookmarkStart w:id="524" w:name="_Toc232095298"/>
      <w:bookmarkStart w:id="525" w:name="_Toc232147241"/>
      <w:r>
        <w:rPr>
          <w:color w:val="auto"/>
        </w:rPr>
        <w:lastRenderedPageBreak/>
        <w:t>8. La tabla integrity_records</w:t>
      </w:r>
      <w:bookmarkEnd w:id="524"/>
      <w:bookmarkEnd w:id="525"/>
    </w:p>
    <w:p w14:paraId="46BD42A1" w14:textId="77777777" w:rsidR="00D24A66" w:rsidRDefault="00D24A66" w:rsidP="00D24A66">
      <w:pPr>
        <w:spacing w:after="160" w:line="320" w:lineRule="auto"/>
        <w:jc w:val="both"/>
      </w:pPr>
      <w:r>
        <w:t>La tabla integrity_records es la solución técnica a un problema de larga duración: cómo garantizar la verificabilidad permanente de un informe cuyos datos subyacentes serán eliminados.</w:t>
      </w:r>
    </w:p>
    <w:p w14:paraId="65B1F9B8" w14:textId="77777777" w:rsidR="00D24A66" w:rsidRPr="00AC1189" w:rsidRDefault="00D24A66" w:rsidP="00D24A66">
      <w:pPr>
        <w:pStyle w:val="Ttulo2"/>
        <w:rPr>
          <w:color w:val="auto"/>
        </w:rPr>
      </w:pPr>
      <w:bookmarkStart w:id="526" w:name="_Toc232095299"/>
      <w:bookmarkStart w:id="527" w:name="_Toc232096346"/>
      <w:bookmarkStart w:id="528" w:name="_Toc232147242"/>
      <w:r>
        <w:rPr>
          <w:color w:val="auto"/>
        </w:rPr>
        <w:t>8.1 El problema</w:t>
      </w:r>
      <w:bookmarkEnd w:id="526"/>
      <w:bookmarkEnd w:id="527"/>
      <w:bookmarkEnd w:id="528"/>
    </w:p>
    <w:p w14:paraId="77C602DF" w14:textId="77777777" w:rsidR="00D24A66" w:rsidRDefault="00D24A66" w:rsidP="00D24A66">
      <w:pPr>
        <w:spacing w:after="160" w:line="320" w:lineRule="auto"/>
        <w:jc w:val="both"/>
      </w:pPr>
      <w:r>
        <w:t>Los datos individuales de las adhesiones — que incluyen los public commitments necesarios para verificar el hash — se eliminan 90 días después del cierre de la convocatoria por razones de privacidad y minimización de datos. Sin estos datos, el endpoint público de integridad no podría responder con los public commitments, y el hash dejaría de ser verificable por terceros.</w:t>
      </w:r>
    </w:p>
    <w:p w14:paraId="02692EF5" w14:textId="77777777" w:rsidR="00D24A66" w:rsidRPr="00AC1189" w:rsidRDefault="00D24A66" w:rsidP="00D24A66">
      <w:pPr>
        <w:pStyle w:val="Ttulo2"/>
        <w:rPr>
          <w:color w:val="auto"/>
        </w:rPr>
      </w:pPr>
      <w:bookmarkStart w:id="529" w:name="_Toc232095300"/>
      <w:bookmarkStart w:id="530" w:name="_Toc232096347"/>
      <w:bookmarkStart w:id="531" w:name="_Toc232147243"/>
      <w:r>
        <w:rPr>
          <w:color w:val="auto"/>
        </w:rPr>
        <w:t>8.2 La solución</w:t>
      </w:r>
      <w:bookmarkEnd w:id="529"/>
      <w:bookmarkEnd w:id="530"/>
      <w:bookmarkEnd w:id="531"/>
    </w:p>
    <w:p w14:paraId="183B2FEB" w14:textId="77777777" w:rsidR="00D24A66" w:rsidRDefault="00D24A66" w:rsidP="00D24A66">
      <w:pPr>
        <w:spacing w:after="160" w:line="320" w:lineRule="auto"/>
        <w:jc w:val="both"/>
      </w:pPr>
      <w:r>
        <w:t>En el momento exacto del cierre de cada convocatoria, el sistema crea automáticamente un registro permanente en la tabla integrity_records que contiene:</w:t>
      </w:r>
    </w:p>
    <w:p w14:paraId="31AA05B8" w14:textId="77777777" w:rsidR="00D24A66" w:rsidRDefault="00D24A66" w:rsidP="00D24A66">
      <w:pPr>
        <w:pStyle w:val="Prrafodelista"/>
        <w:numPr>
          <w:ilvl w:val="0"/>
          <w:numId w:val="13"/>
        </w:numPr>
        <w:spacing w:before="80" w:after="80"/>
      </w:pPr>
      <w:r>
        <w:t>El hash de integridad calculado.</w:t>
      </w:r>
    </w:p>
    <w:p w14:paraId="62AA28ED" w14:textId="77777777" w:rsidR="00D24A66" w:rsidRDefault="00D24A66" w:rsidP="00D24A66">
      <w:pPr>
        <w:pStyle w:val="Prrafodelista"/>
        <w:numPr>
          <w:ilvl w:val="0"/>
          <w:numId w:val="13"/>
        </w:numPr>
        <w:spacing w:before="80" w:after="80"/>
      </w:pPr>
      <w:r>
        <w:t>El input canónico completo usado para calcular el hash — la cadena exacta de datos concatenados.</w:t>
      </w:r>
    </w:p>
    <w:p w14:paraId="34F0F812" w14:textId="77777777" w:rsidR="00D24A66" w:rsidRDefault="00D24A66" w:rsidP="00D24A66">
      <w:pPr>
        <w:pStyle w:val="Prrafodelista"/>
        <w:numPr>
          <w:ilvl w:val="0"/>
          <w:numId w:val="13"/>
        </w:numPr>
        <w:spacing w:before="80" w:after="80"/>
      </w:pPr>
      <w:r>
        <w:t>La lista completa de public commitments en formato JSON.</w:t>
      </w:r>
    </w:p>
    <w:p w14:paraId="1B699A91" w14:textId="77777777" w:rsidR="00D24A66" w:rsidRDefault="00D24A66" w:rsidP="00D24A66">
      <w:pPr>
        <w:pStyle w:val="Prrafodelista"/>
        <w:numPr>
          <w:ilvl w:val="0"/>
          <w:numId w:val="13"/>
        </w:numPr>
        <w:spacing w:before="80" w:after="80"/>
      </w:pPr>
      <w:r>
        <w:t>El número total de adhesiones.</w:t>
      </w:r>
    </w:p>
    <w:p w14:paraId="3D5B5FDA" w14:textId="77777777" w:rsidR="00D24A66" w:rsidRDefault="00D24A66" w:rsidP="00D24A66">
      <w:pPr>
        <w:pStyle w:val="Prrafodelista"/>
        <w:numPr>
          <w:ilvl w:val="0"/>
          <w:numId w:val="13"/>
        </w:numPr>
        <w:spacing w:before="80" w:after="80"/>
      </w:pPr>
      <w:r>
        <w:t>La distribución por ciudades y por nivel de confianza.</w:t>
      </w:r>
    </w:p>
    <w:p w14:paraId="75790A5B" w14:textId="77777777" w:rsidR="00D24A66" w:rsidRDefault="00D24A66" w:rsidP="00D24A66">
      <w:pPr>
        <w:pStyle w:val="Prrafodelista"/>
        <w:numPr>
          <w:ilvl w:val="0"/>
          <w:numId w:val="13"/>
        </w:numPr>
        <w:spacing w:before="80" w:after="80"/>
      </w:pPr>
      <w:r>
        <w:t>Los timestamps de la primera y última adhesión.</w:t>
      </w:r>
    </w:p>
    <w:p w14:paraId="3F8F2EEF" w14:textId="77777777" w:rsidR="00D24A66" w:rsidRDefault="00D24A66" w:rsidP="00D24A66">
      <w:pPr>
        <w:pStyle w:val="Prrafodelista"/>
        <w:numPr>
          <w:ilvl w:val="0"/>
          <w:numId w:val="13"/>
        </w:numPr>
        <w:spacing w:before="80" w:after="80"/>
      </w:pPr>
      <w:r>
        <w:t>La versión del hash (v1 o v2).</w:t>
      </w:r>
    </w:p>
    <w:p w14:paraId="7308539F" w14:textId="77777777" w:rsidR="00D24A66" w:rsidRDefault="00D24A66" w:rsidP="00D24A66">
      <w:pPr>
        <w:pStyle w:val="Prrafodelista"/>
        <w:numPr>
          <w:ilvl w:val="0"/>
          <w:numId w:val="13"/>
        </w:numPr>
        <w:spacing w:before="80" w:after="80"/>
      </w:pPr>
      <w:r>
        <w:t>El timestamp de cuándo se calculó.</w:t>
      </w:r>
    </w:p>
    <w:p w14:paraId="217D01EF" w14:textId="77777777" w:rsidR="00D24A66" w:rsidRDefault="00D24A66" w:rsidP="00D24A66">
      <w:pPr>
        <w:spacing w:after="160" w:line="320" w:lineRule="auto"/>
        <w:jc w:val="both"/>
      </w:pPr>
      <w:r>
        <w:t>Este registro se conserva indefinidamente, incluso después de que las adhesiones individuales sean eliminadas. Cuando alguien solicita los datos de integridad de una convocatoria cerrada, el endpoint primero busca en integrity_records. Si existe un registro — lo que ocurre para todas las convocatorias cerradas con v2 — devuelve esos datos permanentes en lugar de intentar reconstruirlos desde las adhesiones individuales.</w:t>
      </w:r>
    </w:p>
    <w:p w14:paraId="53BFFB60"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sz w:val="20"/>
          <w:szCs w:val="20"/>
        </w:rPr>
        <w:t xml:space="preserve">Garantía:  </w:t>
      </w:r>
      <w:r>
        <w:rPr>
          <w:color w:val="333333"/>
          <w:sz w:val="20"/>
          <w:szCs w:val="20"/>
        </w:rPr>
        <w:t>Una convocatoria cerrada hace más de 90 días sigue siendo completamente verificable, porque los datos necesarios están en integrity_records y no dependen de las adhesiones individuales eliminadas.</w:t>
      </w:r>
    </w:p>
    <w:p w14:paraId="071B6BA5" w14:textId="77777777" w:rsidR="00D24A66" w:rsidRPr="00AC1189" w:rsidRDefault="00D24A66" w:rsidP="00D24A66">
      <w:pPr>
        <w:pStyle w:val="Ttulo2"/>
        <w:rPr>
          <w:color w:val="auto"/>
        </w:rPr>
      </w:pPr>
      <w:bookmarkStart w:id="532" w:name="_Toc232095301"/>
      <w:bookmarkStart w:id="533" w:name="_Toc232096348"/>
      <w:bookmarkStart w:id="534" w:name="_Toc232147244"/>
      <w:r>
        <w:rPr>
          <w:color w:val="auto"/>
        </w:rPr>
        <w:t>8.3 Lo que integrity_records no contiene</w:t>
      </w:r>
      <w:bookmarkEnd w:id="532"/>
      <w:bookmarkEnd w:id="533"/>
      <w:bookmarkEnd w:id="534"/>
    </w:p>
    <w:p w14:paraId="41FD3D48" w14:textId="77777777" w:rsidR="00D24A66" w:rsidRDefault="00D24A66" w:rsidP="00D24A66">
      <w:pPr>
        <w:spacing w:after="160" w:line="320" w:lineRule="auto"/>
        <w:jc w:val="both"/>
      </w:pPr>
      <w:r>
        <w:t>Integrity_records está diseñada específicamente para no contener datos personales. No incluye hashes de teléfono, identificadores de dispositivo, direcciones IP ni ningún dato que permita identificar a participantes individuales. Solo contiene datos agregados y los public commitments, que por diseño no permiten correlación entre convocatorias.</w:t>
      </w:r>
    </w:p>
    <w:p w14:paraId="3E65FDF9" w14:textId="77777777" w:rsidR="00D24A66" w:rsidRPr="00AC1189" w:rsidRDefault="00D24A66" w:rsidP="00D24A66">
      <w:pPr>
        <w:pStyle w:val="Ttulo1"/>
        <w:pBdr>
          <w:bottom w:val="single" w:sz="4" w:space="6" w:color="2E6DA4"/>
        </w:pBdr>
        <w:rPr>
          <w:color w:val="auto"/>
        </w:rPr>
      </w:pPr>
      <w:bookmarkStart w:id="535" w:name="_Toc232095302"/>
      <w:bookmarkStart w:id="536" w:name="_Toc232147245"/>
      <w:r>
        <w:rPr>
          <w:color w:val="auto"/>
        </w:rPr>
        <w:lastRenderedPageBreak/>
        <w:t>9. El verificador integrado</w:t>
      </w:r>
      <w:bookmarkEnd w:id="535"/>
      <w:bookmarkEnd w:id="536"/>
    </w:p>
    <w:p w14:paraId="69CD08BB" w14:textId="77777777" w:rsidR="00D24A66" w:rsidRDefault="00D24A66" w:rsidP="00D24A66">
      <w:pPr>
        <w:spacing w:after="160" w:line="320" w:lineRule="auto"/>
        <w:jc w:val="both"/>
      </w:pPr>
      <w:r>
        <w:t>El verificador integrado es una herramienta incluida en el informe de cada convocatoria v2 que permite a cualquier usuario comprobar en su propio navegador que el hash publicado corresponde exactamente a los datos del informe. No requiere instalar ningún programa, no requiere conocimientos de programación y funciona en cualquier dispositivo con un navegador moderno.</w:t>
      </w:r>
    </w:p>
    <w:p w14:paraId="79D4CE83" w14:textId="77777777" w:rsidR="00D24A66" w:rsidRPr="00AC1189" w:rsidRDefault="00D24A66" w:rsidP="00D24A66">
      <w:pPr>
        <w:pStyle w:val="Ttulo2"/>
        <w:rPr>
          <w:color w:val="auto"/>
        </w:rPr>
      </w:pPr>
      <w:bookmarkStart w:id="537" w:name="_Toc232095303"/>
      <w:bookmarkStart w:id="538" w:name="_Toc232096350"/>
      <w:bookmarkStart w:id="539" w:name="_Toc232147246"/>
      <w:r>
        <w:rPr>
          <w:color w:val="auto"/>
        </w:rPr>
        <w:t>9.1 Cómo usar el verificador</w:t>
      </w:r>
      <w:bookmarkEnd w:id="537"/>
      <w:bookmarkEnd w:id="538"/>
      <w:bookmarkEnd w:id="539"/>
    </w:p>
    <w:p w14:paraId="74037CF6" w14:textId="77777777" w:rsidR="00D24A66" w:rsidRDefault="00D24A66" w:rsidP="00D24A66">
      <w:pPr>
        <w:spacing w:after="160" w:line="320" w:lineRule="auto"/>
        <w:jc w:val="both"/>
      </w:pPr>
      <w:r>
        <w:t>En el informe de una convocatoria cerrada, busca la sección Sello de integridad y pulsa el botón Verificar integridad. El proceso es automático:</w:t>
      </w:r>
    </w:p>
    <w:p w14:paraId="44DDCF7F" w14:textId="77777777" w:rsidR="00D24A66" w:rsidRDefault="00D24A66" w:rsidP="00AC1189">
      <w:pPr>
        <w:pStyle w:val="Prrafodelista"/>
        <w:numPr>
          <w:ilvl w:val="0"/>
          <w:numId w:val="21"/>
        </w:numPr>
        <w:spacing w:before="80" w:after="80" w:line="276" w:lineRule="auto"/>
      </w:pPr>
      <w:r>
        <w:t>El navegador envía una solicitud al endpoint público de integridad de la convocatoria.</w:t>
      </w:r>
    </w:p>
    <w:p w14:paraId="0C6E04CB" w14:textId="77777777" w:rsidR="00D24A66" w:rsidRDefault="00D24A66" w:rsidP="00AC1189">
      <w:pPr>
        <w:pStyle w:val="Prrafodelista"/>
        <w:numPr>
          <w:ilvl w:val="0"/>
          <w:numId w:val="21"/>
        </w:numPr>
        <w:spacing w:before="80" w:after="80" w:line="276" w:lineRule="auto"/>
      </w:pPr>
      <w:r>
        <w:t>El servidor responde con los public commitments, los datos del informe y el hash publicado.</w:t>
      </w:r>
    </w:p>
    <w:p w14:paraId="73BAA86C" w14:textId="77777777" w:rsidR="00D24A66" w:rsidRDefault="00D24A66" w:rsidP="00AC1189">
      <w:pPr>
        <w:pStyle w:val="Prrafodelista"/>
        <w:numPr>
          <w:ilvl w:val="0"/>
          <w:numId w:val="21"/>
        </w:numPr>
        <w:spacing w:before="80" w:after="80" w:line="276" w:lineRule="auto"/>
      </w:pPr>
      <w:r>
        <w:t>El navegador ordena los public commitments alfabéticamente.</w:t>
      </w:r>
    </w:p>
    <w:p w14:paraId="5ADC3EC7" w14:textId="77777777" w:rsidR="00D24A66" w:rsidRDefault="00D24A66" w:rsidP="00AC1189">
      <w:pPr>
        <w:pStyle w:val="Prrafodelista"/>
        <w:numPr>
          <w:ilvl w:val="0"/>
          <w:numId w:val="21"/>
        </w:numPr>
        <w:spacing w:before="80" w:after="80" w:line="276" w:lineRule="auto"/>
      </w:pPr>
      <w:r>
        <w:t>El navegador construye el input canónico concatenando todos los campos en el orden correcto.</w:t>
      </w:r>
    </w:p>
    <w:p w14:paraId="4E6148C3" w14:textId="77777777" w:rsidR="00D24A66" w:rsidRDefault="00D24A66" w:rsidP="00AC1189">
      <w:pPr>
        <w:pStyle w:val="Prrafodelista"/>
        <w:numPr>
          <w:ilvl w:val="0"/>
          <w:numId w:val="21"/>
        </w:numPr>
        <w:spacing w:before="80" w:after="80" w:line="276" w:lineRule="auto"/>
      </w:pPr>
      <w:r>
        <w:t>El navegador calcula el SHA-256 del input usando la API criptográfica estándar (SubtleCrypto), que está disponible en todos los navegadores modernos.</w:t>
      </w:r>
    </w:p>
    <w:p w14:paraId="05312CF9" w14:textId="77777777" w:rsidR="00D24A66" w:rsidRDefault="00D24A66" w:rsidP="00AC1189">
      <w:pPr>
        <w:pStyle w:val="Prrafodelista"/>
        <w:numPr>
          <w:ilvl w:val="0"/>
          <w:numId w:val="21"/>
        </w:numPr>
        <w:spacing w:before="80" w:after="80" w:line="276" w:lineRule="auto"/>
      </w:pPr>
      <w:r>
        <w:t>El hash calculado se compara con el hash publicado en el informe.</w:t>
      </w:r>
    </w:p>
    <w:p w14:paraId="4A96EE8D" w14:textId="77777777" w:rsidR="00D24A66" w:rsidRDefault="00D24A66" w:rsidP="00AC1189">
      <w:pPr>
        <w:pStyle w:val="Prrafodelista"/>
        <w:numPr>
          <w:ilvl w:val="0"/>
          <w:numId w:val="21"/>
        </w:numPr>
        <w:spacing w:before="80" w:after="80" w:line="276" w:lineRule="auto"/>
      </w:pPr>
      <w:r>
        <w:t>El resultado aparece en pantalla.</w:t>
      </w:r>
    </w:p>
    <w:p w14:paraId="1B4A6381" w14:textId="77777777" w:rsidR="00D24A66" w:rsidRPr="00AC1189" w:rsidRDefault="00D24A66" w:rsidP="00D24A66">
      <w:pPr>
        <w:pStyle w:val="Ttulo2"/>
        <w:rPr>
          <w:color w:val="auto"/>
        </w:rPr>
      </w:pPr>
      <w:bookmarkStart w:id="540" w:name="_Toc232095304"/>
      <w:bookmarkStart w:id="541" w:name="_Toc232096351"/>
      <w:bookmarkStart w:id="542" w:name="_Toc232147247"/>
      <w:r>
        <w:rPr>
          <w:color w:val="auto"/>
        </w:rPr>
        <w:t>9.2 Interpretación de los resultados</w:t>
      </w:r>
      <w:bookmarkEnd w:id="540"/>
      <w:bookmarkEnd w:id="541"/>
      <w:bookmarkEnd w:id="542"/>
    </w:p>
    <w:p w14:paraId="0FD7FBE5" w14:textId="77777777" w:rsidR="00D24A66" w:rsidRDefault="00D24A66" w:rsidP="00244866">
      <w:pPr>
        <w:pStyle w:val="Prrafodelista"/>
        <w:numPr>
          <w:ilvl w:val="0"/>
          <w:numId w:val="13"/>
        </w:numPr>
        <w:spacing w:before="80" w:after="80" w:line="276" w:lineRule="auto"/>
      </w:pPr>
      <w:r>
        <w:t>✅ Integridad verificada — el hash calculado coincide con el publicado. Los datos del informe no han sido modificados desde el cierre de la convocatoria.</w:t>
      </w:r>
    </w:p>
    <w:p w14:paraId="6BE74439" w14:textId="77777777" w:rsidR="00D24A66" w:rsidRDefault="00D24A66" w:rsidP="00244866">
      <w:pPr>
        <w:pStyle w:val="Prrafodelista"/>
        <w:numPr>
          <w:ilvl w:val="0"/>
          <w:numId w:val="13"/>
        </w:numPr>
        <w:spacing w:before="80" w:after="80" w:line="276" w:lineRule="auto"/>
      </w:pPr>
      <w:r>
        <w:t>❌ Discrepancia de integridad — el hash calculado no coincide con el publicado. Esto indica que algo ha cambiado — lo que puede deberse a una manipulación deliberada de los datos o a un error técnico en el sistema. En cualquier caso, requiere investigación.</w:t>
      </w:r>
    </w:p>
    <w:p w14:paraId="22313C37" w14:textId="77777777" w:rsidR="00D24A66" w:rsidRDefault="00D24A66" w:rsidP="00244866">
      <w:pPr>
        <w:pStyle w:val="Prrafodelista"/>
        <w:numPr>
          <w:ilvl w:val="0"/>
          <w:numId w:val="13"/>
        </w:numPr>
        <w:spacing w:before="80" w:after="80" w:line="276" w:lineRule="auto"/>
      </w:pPr>
      <w:r>
        <w:t>ℹ️ Versión 1 — el informe usa el hash de integridad v1 (sello interno). La verificación pública independiente no está disponible para este informe porque v1 usa una clave secreta del servidor. Los informes v1 siguen siendo válidos como sello interno de integridad.</w:t>
      </w:r>
    </w:p>
    <w:p w14:paraId="55DFC70C" w14:textId="77777777" w:rsidR="00D24A66" w:rsidRPr="00AC1189" w:rsidRDefault="00D24A66" w:rsidP="00D24A66">
      <w:pPr>
        <w:pStyle w:val="Ttulo2"/>
        <w:rPr>
          <w:color w:val="auto"/>
        </w:rPr>
      </w:pPr>
      <w:bookmarkStart w:id="543" w:name="_Toc232095305"/>
      <w:bookmarkStart w:id="544" w:name="_Toc232096352"/>
      <w:bookmarkStart w:id="545" w:name="_Toc232147248"/>
      <w:r>
        <w:rPr>
          <w:color w:val="auto"/>
        </w:rPr>
        <w:t>9.3 Verificación manual para técnicos</w:t>
      </w:r>
      <w:bookmarkEnd w:id="543"/>
      <w:bookmarkEnd w:id="544"/>
      <w:bookmarkEnd w:id="545"/>
    </w:p>
    <w:p w14:paraId="04E3F2A0" w14:textId="77777777" w:rsidR="00D24A66" w:rsidRDefault="00D24A66" w:rsidP="00D24A66">
      <w:pPr>
        <w:spacing w:after="160" w:line="320" w:lineRule="auto"/>
        <w:jc w:val="both"/>
      </w:pPr>
      <w:r>
        <w:t>Para usuarios con conocimientos técnicos que quieran realizar la verificación fuera del navegador — por ejemplo, mediante un script de Python o una herramienta de línea de comandos — el proceso es el siguiente:</w:t>
      </w:r>
    </w:p>
    <w:p w14:paraId="37DFA0BE" w14:textId="77777777" w:rsidR="00D24A66" w:rsidRDefault="00D24A66" w:rsidP="00AC1189">
      <w:pPr>
        <w:pStyle w:val="Prrafodelista"/>
        <w:numPr>
          <w:ilvl w:val="0"/>
          <w:numId w:val="22"/>
        </w:numPr>
        <w:spacing w:before="80" w:after="80" w:line="276" w:lineRule="auto"/>
      </w:pPr>
      <w:r>
        <w:lastRenderedPageBreak/>
        <w:t>Descargar los datos del endpoint: GET https://api.voiceprotest.org/api/public/protests/{id}/integrity-data</w:t>
      </w:r>
    </w:p>
    <w:p w14:paraId="192670D8" w14:textId="77777777" w:rsidR="00D24A66" w:rsidRDefault="00D24A66" w:rsidP="00AC1189">
      <w:pPr>
        <w:pStyle w:val="Prrafodelista"/>
        <w:numPr>
          <w:ilvl w:val="0"/>
          <w:numId w:val="22"/>
        </w:numPr>
        <w:spacing w:before="80" w:after="80" w:line="276" w:lineRule="auto"/>
      </w:pPr>
      <w:r>
        <w:t>Ordenar el array public_commitments alfabéticamente.</w:t>
      </w:r>
    </w:p>
    <w:p w14:paraId="72C3BD72" w14:textId="77777777" w:rsidR="00D24A66" w:rsidRPr="00305526" w:rsidRDefault="00D24A66" w:rsidP="00AC1189">
      <w:pPr>
        <w:pStyle w:val="Prrafodelista"/>
        <w:numPr>
          <w:ilvl w:val="0"/>
          <w:numId w:val="22"/>
        </w:numPr>
        <w:spacing w:before="80" w:after="80" w:line="276" w:lineRule="auto"/>
        <w:rPr>
          <w:lang w:val="en-GB"/>
        </w:rPr>
      </w:pPr>
      <w:r>
        <w:rPr>
          <w:lang w:val="en-GB"/>
        </w:rPr>
        <w:t>Construir el input canónico concatenando con el separador «|»: protest_id, title, demands, scope, country, total_adhesions, cities_count, reliability (formato score:count separado por comas, ordenado por score), cities (formato city:count separado por comas, ordenado por nombre), first_adhesion, last_adhesion, public_commitments_joined_with_|</w:t>
      </w:r>
    </w:p>
    <w:p w14:paraId="5A47BA58" w14:textId="77777777" w:rsidR="00D24A66" w:rsidRDefault="00D24A66" w:rsidP="00AC1189">
      <w:pPr>
        <w:pStyle w:val="Prrafodelista"/>
        <w:numPr>
          <w:ilvl w:val="0"/>
          <w:numId w:val="22"/>
        </w:numPr>
        <w:spacing w:before="80" w:after="80" w:line="276" w:lineRule="auto"/>
      </w:pPr>
      <w:r>
        <w:t>Calcular SHA256 del input en UTF-8.</w:t>
      </w:r>
    </w:p>
    <w:p w14:paraId="0CC4AC98" w14:textId="77777777" w:rsidR="00D24A66" w:rsidRDefault="00D24A66" w:rsidP="00AC1189">
      <w:pPr>
        <w:pStyle w:val="Prrafodelista"/>
        <w:numPr>
          <w:ilvl w:val="0"/>
          <w:numId w:val="22"/>
        </w:numPr>
        <w:spacing w:before="80" w:after="80" w:line="276" w:lineRule="auto"/>
      </w:pPr>
      <w:r>
        <w:t>Comparar con el campo integrity_hash de la respuesta.</w:t>
      </w:r>
    </w:p>
    <w:p w14:paraId="701E08E6" w14:textId="77777777" w:rsidR="00D24A66" w:rsidRDefault="00D24A66" w:rsidP="00D24A66">
      <w:r>
        <w:br w:type="page"/>
      </w:r>
    </w:p>
    <w:p w14:paraId="4B485CE9" w14:textId="77777777" w:rsidR="00D24A66" w:rsidRPr="00AC1189" w:rsidRDefault="00D24A66" w:rsidP="00D24A66">
      <w:pPr>
        <w:pStyle w:val="Ttulo1"/>
        <w:pBdr>
          <w:bottom w:val="single" w:sz="4" w:space="6" w:color="2E6DA4"/>
        </w:pBdr>
        <w:rPr>
          <w:color w:val="auto"/>
        </w:rPr>
      </w:pPr>
      <w:bookmarkStart w:id="546" w:name="_Toc232095306"/>
      <w:bookmarkStart w:id="547" w:name="_Toc232147249"/>
      <w:r>
        <w:rPr>
          <w:color w:val="auto"/>
        </w:rPr>
        <w:lastRenderedPageBreak/>
        <w:t>10. El integrity log de GitHub</w:t>
      </w:r>
      <w:bookmarkEnd w:id="546"/>
      <w:bookmarkEnd w:id="547"/>
    </w:p>
    <w:p w14:paraId="32212C24" w14:textId="77777777" w:rsidR="00D24A66" w:rsidRDefault="00D24A66" w:rsidP="00D24A66">
      <w:pPr>
        <w:spacing w:after="160" w:line="320" w:lineRule="auto"/>
        <w:jc w:val="both"/>
      </w:pPr>
      <w:r>
        <w:t>El integrity log de GitHub es el mecanismo de anclaje externo de los hashes de integridad. Su propósito es registrar los hashes de convocatorias cerradas en un lugar que no está bajo el control exclusivo de los operadores de Voice Protest, proporcionando una capa adicional de garantía de inmutabilidad.</w:t>
      </w:r>
    </w:p>
    <w:p w14:paraId="3DA71E38" w14:textId="77777777" w:rsidR="00D24A66" w:rsidRPr="00AC1189" w:rsidRDefault="00D24A66" w:rsidP="00D24A66">
      <w:pPr>
        <w:pStyle w:val="Ttulo2"/>
        <w:rPr>
          <w:color w:val="auto"/>
        </w:rPr>
      </w:pPr>
      <w:bookmarkStart w:id="548" w:name="_Toc232095307"/>
      <w:bookmarkStart w:id="549" w:name="_Toc232096354"/>
      <w:bookmarkStart w:id="550" w:name="_Toc232147250"/>
      <w:r>
        <w:rPr>
          <w:color w:val="auto"/>
        </w:rPr>
        <w:t>10.1 Por qué es importante el anclaje externo</w:t>
      </w:r>
      <w:bookmarkEnd w:id="548"/>
      <w:bookmarkEnd w:id="549"/>
      <w:bookmarkEnd w:id="550"/>
    </w:p>
    <w:p w14:paraId="4F3F2C93" w14:textId="77777777" w:rsidR="00D24A66" w:rsidRDefault="00D24A66" w:rsidP="00D24A66">
      <w:pPr>
        <w:spacing w:after="160" w:line="320" w:lineRule="auto"/>
        <w:jc w:val="both"/>
      </w:pPr>
      <w:r>
        <w:t>La base de datos de Supabase y el servidor de Railway están bajo el control operacional de Voice Protest. Si bien el sistema de public commitments hace que cualquier manipulación de los datos sea matemáticamente detectable, un adversario con control total sobre la infraestructura podría en teoría calcular un hash nuevo que coincidiera con datos manipulados y reemplazar ambos simultáneamente.</w:t>
      </w:r>
    </w:p>
    <w:p w14:paraId="459DE243" w14:textId="77777777" w:rsidR="00D24A66" w:rsidRDefault="00D24A66" w:rsidP="00D24A66">
      <w:pPr>
        <w:spacing w:after="160" w:line="320" w:lineRule="auto"/>
        <w:jc w:val="both"/>
      </w:pPr>
      <w:r>
        <w:t>El integrity log de GitHub rompe esta posibilidad: una vez que un hash ha sido publicado en el repositorio público con un commit, ese commit queda registrado en el historial inmutable de Git. Modificarlo requeriría reescribir el historial del repositorio público, lo que en GitHub deja rastros visibles y requiere acceso al repositorio — que es público y auditado.</w:t>
      </w:r>
    </w:p>
    <w:p w14:paraId="54FDFC88" w14:textId="77777777" w:rsidR="00D24A66" w:rsidRPr="00AC1189" w:rsidRDefault="00D24A66" w:rsidP="00D24A66">
      <w:pPr>
        <w:pStyle w:val="Ttulo2"/>
        <w:rPr>
          <w:color w:val="auto"/>
        </w:rPr>
      </w:pPr>
      <w:bookmarkStart w:id="551" w:name="_Toc232095308"/>
      <w:bookmarkStart w:id="552" w:name="_Toc232096355"/>
      <w:bookmarkStart w:id="553" w:name="_Toc232147251"/>
      <w:r>
        <w:rPr>
          <w:color w:val="auto"/>
        </w:rPr>
        <w:t>10.2 Estructura del log</w:t>
      </w:r>
      <w:bookmarkEnd w:id="551"/>
      <w:bookmarkEnd w:id="552"/>
      <w:bookmarkEnd w:id="553"/>
    </w:p>
    <w:p w14:paraId="2ECDBF3B" w14:textId="77777777" w:rsidR="00D24A66" w:rsidRDefault="00D24A66" w:rsidP="00D24A66">
      <w:pPr>
        <w:spacing w:after="160" w:line="320" w:lineRule="auto"/>
        <w:jc w:val="both"/>
      </w:pPr>
      <w:r>
        <w:t>El archivo docs/integrity-log.md en el repositorio público contiene una tabla con una fila por cada convocatoria cerrada:</w:t>
      </w:r>
    </w:p>
    <w:p w14:paraId="262DFB66"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D24A66" w14:paraId="7943B756" w14:textId="77777777" w:rsidTr="00375AEA">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123E0A" w14:textId="77777777" w:rsidR="00D24A66" w:rsidRDefault="00D24A66" w:rsidP="00375AEA">
            <w:r>
              <w:rPr>
                <w:b/>
                <w:bCs/>
                <w:sz w:val="20"/>
                <w:szCs w:val="20"/>
              </w:rPr>
              <w:t>Campo</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E2D222" w14:textId="77777777" w:rsidR="00D24A66" w:rsidRDefault="00D24A66" w:rsidP="00375AEA">
            <w:r>
              <w:rPr>
                <w:b/>
                <w:bCs/>
                <w:sz w:val="20"/>
                <w:szCs w:val="20"/>
              </w:rPr>
              <w:t>Descripción</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A44DA6" w14:textId="77777777" w:rsidR="00D24A66" w:rsidRDefault="00D24A66" w:rsidP="00375AEA">
            <w:r>
              <w:rPr>
                <w:b/>
                <w:bCs/>
                <w:sz w:val="20"/>
                <w:szCs w:val="20"/>
              </w:rPr>
              <w:t>Ejemplo</w:t>
            </w:r>
          </w:p>
        </w:tc>
      </w:tr>
      <w:tr w:rsidR="00D24A66" w14:paraId="1C89635A"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D5CDF" w14:textId="77777777" w:rsidR="00D24A66" w:rsidRDefault="00D24A66" w:rsidP="00375AEA">
            <w:r>
              <w:rPr>
                <w:sz w:val="20"/>
                <w:szCs w:val="20"/>
              </w:rPr>
              <w:t>Closed at (UTC)</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0AFF5" w14:textId="77777777" w:rsidR="00D24A66" w:rsidRDefault="00D24A66" w:rsidP="00375AEA">
            <w:r>
              <w:rPr>
                <w:sz w:val="20"/>
                <w:szCs w:val="20"/>
              </w:rPr>
              <w:t>Fecha y hora de cierre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AEE6C" w14:textId="77777777" w:rsidR="00D24A66" w:rsidRDefault="00D24A66" w:rsidP="00375AEA">
            <w:r>
              <w:rPr>
                <w:sz w:val="20"/>
                <w:szCs w:val="20"/>
              </w:rPr>
              <w:t>2026-06-11T18:30:00Z</w:t>
            </w:r>
          </w:p>
        </w:tc>
      </w:tr>
      <w:tr w:rsidR="00D24A66" w14:paraId="5E1E6BAE"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53D6C" w14:textId="77777777" w:rsidR="00D24A66" w:rsidRDefault="00D24A66" w:rsidP="00375AEA">
            <w:r>
              <w:rPr>
                <w:sz w:val="20"/>
                <w:szCs w:val="20"/>
              </w:rPr>
              <w:t>Protest ID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24E40" w14:textId="77777777" w:rsidR="00D24A66" w:rsidRDefault="00D24A66" w:rsidP="00375AEA">
            <w:r>
              <w:rPr>
                <w:sz w:val="20"/>
                <w:szCs w:val="20"/>
              </w:rPr>
              <w:t>Identificador único de la convocatoria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0A3F3" w14:textId="77777777" w:rsidR="00D24A66" w:rsidRDefault="00D24A66" w:rsidP="00375AEA">
            <w:r>
              <w:rPr>
                <w:sz w:val="20"/>
                <w:szCs w:val="20"/>
              </w:rPr>
              <w:t>b15ae4a9-fa8e-...</w:t>
            </w:r>
          </w:p>
        </w:tc>
      </w:tr>
      <w:tr w:rsidR="00D24A66" w14:paraId="28129654"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5DA36" w14:textId="77777777" w:rsidR="00D24A66" w:rsidRDefault="00D24A66" w:rsidP="00375AEA">
            <w:r>
              <w:rPr>
                <w:sz w:val="20"/>
                <w:szCs w:val="20"/>
              </w:rPr>
              <w:t>Title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127F3" w14:textId="77777777" w:rsidR="00D24A66" w:rsidRDefault="00D24A66" w:rsidP="00375AEA">
            <w:r>
              <w:rPr>
                <w:sz w:val="20"/>
                <w:szCs w:val="20"/>
              </w:rPr>
              <w:t>Título de la convocatoria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6896B" w14:textId="77777777" w:rsidR="00D24A66" w:rsidRDefault="00D24A66" w:rsidP="00375AEA">
            <w:r>
              <w:rPr>
                <w:sz w:val="20"/>
                <w:szCs w:val="20"/>
              </w:rPr>
              <w:t>Contra la gestión opaca de...</w:t>
            </w:r>
          </w:p>
        </w:tc>
      </w:tr>
      <w:tr w:rsidR="00D24A66" w14:paraId="3909268C"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DE0CA" w14:textId="77777777" w:rsidR="00D24A66" w:rsidRDefault="00D24A66" w:rsidP="00375AEA">
            <w:r>
              <w:rPr>
                <w:sz w:val="20"/>
                <w:szCs w:val="20"/>
              </w:rPr>
              <w:t>Verified adhesions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5A223" w14:textId="77777777" w:rsidR="00D24A66" w:rsidRDefault="00D24A66" w:rsidP="00375AEA">
            <w:r>
              <w:rPr>
                <w:sz w:val="20"/>
                <w:szCs w:val="20"/>
              </w:rPr>
              <w:t>Número de adhesiones verificadas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A032F" w14:textId="77777777" w:rsidR="00D24A66" w:rsidRDefault="00D24A66" w:rsidP="00375AEA">
            <w:r>
              <w:rPr>
                <w:sz w:val="20"/>
                <w:szCs w:val="20"/>
              </w:rPr>
              <w:t>1247</w:t>
            </w:r>
          </w:p>
        </w:tc>
      </w:tr>
      <w:tr w:rsidR="00D24A66" w14:paraId="6BC3CFB1"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8A818" w14:textId="77777777" w:rsidR="00D24A66" w:rsidRDefault="00D24A66" w:rsidP="00375AEA">
            <w:r>
              <w:rPr>
                <w:sz w:val="20"/>
                <w:szCs w:val="20"/>
              </w:rPr>
              <w:t>Version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57563" w14:textId="77777777" w:rsidR="00D24A66" w:rsidRDefault="00D24A66" w:rsidP="00375AEA">
            <w:r>
              <w:rPr>
                <w:sz w:val="20"/>
                <w:szCs w:val="20"/>
              </w:rPr>
              <w:t>Versión del hash de integridad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53A8B" w14:textId="77777777" w:rsidR="00D24A66" w:rsidRDefault="00D24A66" w:rsidP="00375AEA">
            <w:r>
              <w:rPr>
                <w:sz w:val="20"/>
                <w:szCs w:val="20"/>
              </w:rPr>
              <w:t>v2</w:t>
            </w:r>
          </w:p>
        </w:tc>
      </w:tr>
      <w:tr w:rsidR="00D24A66" w14:paraId="6059CF97"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3BA67" w14:textId="77777777" w:rsidR="00D24A66" w:rsidRDefault="00D24A66" w:rsidP="00375AEA">
            <w:r>
              <w:rPr>
                <w:sz w:val="20"/>
                <w:szCs w:val="20"/>
              </w:rPr>
              <w:t>Integrity hash</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2DA0E" w14:textId="77777777" w:rsidR="00D24A66" w:rsidRDefault="00D24A66" w:rsidP="00375AEA">
            <w:r>
              <w:rPr>
                <w:sz w:val="20"/>
                <w:szCs w:val="20"/>
              </w:rPr>
              <w:t>El hash SHA-256 del informe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446B9" w14:textId="77777777" w:rsidR="00D24A66" w:rsidRDefault="00D24A66" w:rsidP="00375AEA">
            <w:r>
              <w:rPr>
                <w:sz w:val="20"/>
                <w:szCs w:val="20"/>
              </w:rPr>
              <w:t>e0ff21f8...</w:t>
            </w:r>
          </w:p>
        </w:tc>
      </w:tr>
    </w:tbl>
    <w:p w14:paraId="707DD062" w14:textId="77777777" w:rsidR="00D24A66" w:rsidRDefault="00D24A66" w:rsidP="00D24A66">
      <w:pPr>
        <w:spacing w:after="120"/>
      </w:pPr>
    </w:p>
    <w:p w14:paraId="25B03B76" w14:textId="77777777" w:rsidR="00D24A66" w:rsidRPr="00AC1189" w:rsidRDefault="00D24A66" w:rsidP="00D24A66">
      <w:pPr>
        <w:pStyle w:val="Ttulo2"/>
        <w:rPr>
          <w:color w:val="auto"/>
        </w:rPr>
      </w:pPr>
      <w:bookmarkStart w:id="554" w:name="_Toc232095309"/>
      <w:bookmarkStart w:id="555" w:name="_Toc232096356"/>
      <w:bookmarkStart w:id="556" w:name="_Toc232147252"/>
      <w:r>
        <w:rPr>
          <w:color w:val="auto"/>
        </w:rPr>
        <w:t>10.3 Cómo verificar usando el log</w:t>
      </w:r>
      <w:bookmarkEnd w:id="554"/>
      <w:bookmarkEnd w:id="555"/>
      <w:bookmarkEnd w:id="556"/>
    </w:p>
    <w:p w14:paraId="74E5DB15" w14:textId="77777777" w:rsidR="00D24A66" w:rsidRDefault="00D24A66" w:rsidP="00D24A66">
      <w:pPr>
        <w:spacing w:after="160" w:line="320" w:lineRule="auto"/>
        <w:jc w:val="both"/>
      </w:pPr>
      <w:r>
        <w:t>Para un tercero que quiera verificar la autenticidad de un informe usando el integrity log:</w:t>
      </w:r>
    </w:p>
    <w:p w14:paraId="31129DD4" w14:textId="77777777" w:rsidR="00D24A66" w:rsidRDefault="00D24A66" w:rsidP="00D24A66">
      <w:pPr>
        <w:pStyle w:val="Prrafodelista"/>
        <w:numPr>
          <w:ilvl w:val="0"/>
          <w:numId w:val="14"/>
        </w:numPr>
        <w:spacing w:before="80" w:after="80"/>
      </w:pPr>
      <w:r>
        <w:t>Accede al repositorio público: github.com/cero-absoluto/vozciudadana</w:t>
      </w:r>
    </w:p>
    <w:p w14:paraId="323DA8C1" w14:textId="77777777" w:rsidR="00D24A66" w:rsidRDefault="00D24A66" w:rsidP="00D24A66">
      <w:pPr>
        <w:pStyle w:val="Prrafodelista"/>
        <w:numPr>
          <w:ilvl w:val="0"/>
          <w:numId w:val="14"/>
        </w:numPr>
        <w:spacing w:before="80" w:after="80"/>
      </w:pPr>
      <w:r>
        <w:t>Navega a docs/integrity-log.md</w:t>
      </w:r>
    </w:p>
    <w:p w14:paraId="027FCCAF" w14:textId="77777777" w:rsidR="00D24A66" w:rsidRDefault="00D24A66" w:rsidP="00D24A66">
      <w:pPr>
        <w:pStyle w:val="Prrafodelista"/>
        <w:numPr>
          <w:ilvl w:val="0"/>
          <w:numId w:val="14"/>
        </w:numPr>
        <w:spacing w:before="80" w:after="80"/>
      </w:pPr>
      <w:r>
        <w:t>Busca la fila de la convocatoria que quieres verificar por su ID o título.</w:t>
      </w:r>
    </w:p>
    <w:p w14:paraId="7BDBFD82" w14:textId="77777777" w:rsidR="00D24A66" w:rsidRDefault="00D24A66" w:rsidP="00D24A66">
      <w:pPr>
        <w:pStyle w:val="Prrafodelista"/>
        <w:numPr>
          <w:ilvl w:val="0"/>
          <w:numId w:val="14"/>
        </w:numPr>
        <w:spacing w:before="80" w:after="80"/>
      </w:pPr>
      <w:r>
        <w:t>Anota el integrity hash registrado en el log.</w:t>
      </w:r>
    </w:p>
    <w:p w14:paraId="41995D50" w14:textId="77777777" w:rsidR="00D24A66" w:rsidRDefault="00D24A66" w:rsidP="00D24A66">
      <w:pPr>
        <w:pStyle w:val="Prrafodelista"/>
        <w:numPr>
          <w:ilvl w:val="0"/>
          <w:numId w:val="14"/>
        </w:numPr>
        <w:spacing w:before="80" w:after="80"/>
      </w:pPr>
      <w:r>
        <w:lastRenderedPageBreak/>
        <w:t>Descarga los datos del endpoint público de integridad de esa convocatoria.</w:t>
      </w:r>
    </w:p>
    <w:p w14:paraId="339DA4FF" w14:textId="77777777" w:rsidR="00D24A66" w:rsidRDefault="00D24A66" w:rsidP="00D24A66">
      <w:pPr>
        <w:pStyle w:val="Prrafodelista"/>
        <w:numPr>
          <w:ilvl w:val="0"/>
          <w:numId w:val="14"/>
        </w:numPr>
        <w:spacing w:before="80" w:after="80"/>
      </w:pPr>
      <w:r>
        <w:t>Verifica que el hash calculado a partir de esos datos coincide con el hash del log.</w:t>
      </w:r>
    </w:p>
    <w:p w14:paraId="41CFA9CC" w14:textId="77777777" w:rsidR="00D24A66" w:rsidRDefault="00D24A66" w:rsidP="00D24A66">
      <w:pPr>
        <w:pStyle w:val="Prrafodelista"/>
        <w:numPr>
          <w:ilvl w:val="0"/>
          <w:numId w:val="14"/>
        </w:numPr>
        <w:spacing w:before="80" w:after="80"/>
      </w:pPr>
      <w:r>
        <w:t>Si coinciden, el informe es auténtico y no ha sido manipulado desde el cierre.</w:t>
      </w:r>
    </w:p>
    <w:p w14:paraId="56B1C4CF" w14:textId="77777777" w:rsidR="00D24A66" w:rsidRPr="00AC1189" w:rsidRDefault="00D24A66" w:rsidP="00D24A66">
      <w:pPr>
        <w:pStyle w:val="Ttulo2"/>
        <w:rPr>
          <w:color w:val="auto"/>
        </w:rPr>
      </w:pPr>
      <w:bookmarkStart w:id="557" w:name="_Toc232095310"/>
      <w:bookmarkStart w:id="558" w:name="_Toc232096357"/>
      <w:bookmarkStart w:id="559" w:name="_Toc232147253"/>
      <w:r>
        <w:rPr>
          <w:color w:val="auto"/>
        </w:rPr>
        <w:t>10.4 Estado actual</w:t>
      </w:r>
      <w:bookmarkEnd w:id="557"/>
      <w:bookmarkEnd w:id="558"/>
      <w:bookmarkEnd w:id="559"/>
    </w:p>
    <w:p w14:paraId="7CD820E6" w14:textId="77777777" w:rsidR="00D24A66" w:rsidRDefault="00D24A66" w:rsidP="00D24A66">
      <w:pPr>
        <w:spacing w:after="160" w:line="320" w:lineRule="auto"/>
        <w:jc w:val="both"/>
      </w:pPr>
      <w:r>
        <w:t>En la versión actual de Voice Protest, la adición de entradas al integrity log se realiza manualmente por los operadores de la plataforma tras el cierre de cada convocatoria. Cada entrada es una acción deliberada y trazable — no existe actualización automática. La automatización de este proceso — mediante GitHub Actions o la API de GitHub — está prevista para una fase posterior cuando el volumen de convocatorias lo justifique.</w:t>
      </w:r>
    </w:p>
    <w:p w14:paraId="0A730062" w14:textId="77777777" w:rsidR="00D24A66" w:rsidRDefault="00D24A66" w:rsidP="00D24A66">
      <w:r>
        <w:br w:type="page"/>
      </w:r>
    </w:p>
    <w:p w14:paraId="78E26792" w14:textId="77777777" w:rsidR="00D24A66" w:rsidRPr="00AC1189" w:rsidRDefault="00D24A66" w:rsidP="00D24A66">
      <w:pPr>
        <w:pStyle w:val="Ttulo1"/>
        <w:pBdr>
          <w:bottom w:val="single" w:sz="4" w:space="6" w:color="2E6DA4"/>
        </w:pBdr>
        <w:rPr>
          <w:color w:val="auto"/>
        </w:rPr>
      </w:pPr>
      <w:bookmarkStart w:id="560" w:name="_Toc232095311"/>
      <w:bookmarkStart w:id="561" w:name="_Toc232147254"/>
      <w:r>
        <w:rPr>
          <w:color w:val="auto"/>
        </w:rPr>
        <w:lastRenderedPageBreak/>
        <w:t>11. La API pública</w:t>
      </w:r>
      <w:bookmarkEnd w:id="560"/>
      <w:bookmarkEnd w:id="561"/>
    </w:p>
    <w:p w14:paraId="20AC402E" w14:textId="77777777" w:rsidR="00D24A66" w:rsidRDefault="00D24A66" w:rsidP="00D24A66">
      <w:pPr>
        <w:spacing w:after="160" w:line="320" w:lineRule="auto"/>
        <w:jc w:val="both"/>
      </w:pPr>
      <w:r>
        <w:t>Voice Protest expone una API pública que permite a cualquier desarrollador, periodista o investigador acceder programáticamente a los datos agregados de las convocatorias. La API es gratuita, no requiere autenticación y proporciona únicamente datos agregados — nunca datos de participantes individuales.</w:t>
      </w:r>
    </w:p>
    <w:p w14:paraId="0B26ED2C" w14:textId="77777777" w:rsidR="00D24A66" w:rsidRPr="00AC1189" w:rsidRDefault="00D24A66" w:rsidP="00D24A66">
      <w:pPr>
        <w:pStyle w:val="Ttulo2"/>
        <w:rPr>
          <w:color w:val="auto"/>
        </w:rPr>
      </w:pPr>
      <w:bookmarkStart w:id="562" w:name="_Toc232095312"/>
      <w:bookmarkStart w:id="563" w:name="_Toc232096359"/>
      <w:bookmarkStart w:id="564" w:name="_Toc232147255"/>
      <w:r>
        <w:rPr>
          <w:color w:val="auto"/>
        </w:rPr>
        <w:t>11.1 Características de la API</w:t>
      </w:r>
      <w:bookmarkEnd w:id="562"/>
      <w:bookmarkEnd w:id="563"/>
      <w:bookmarkEnd w:id="564"/>
    </w:p>
    <w:p w14:paraId="6F6556E5" w14:textId="77777777" w:rsidR="00D24A66" w:rsidRDefault="00D24A66" w:rsidP="00D24A66">
      <w:pPr>
        <w:pStyle w:val="Prrafodelista"/>
        <w:numPr>
          <w:ilvl w:val="0"/>
          <w:numId w:val="13"/>
        </w:numPr>
        <w:spacing w:before="80" w:after="80"/>
      </w:pPr>
      <w:r>
        <w:t>Gratuita — sin costes de acceso para ningún uso.</w:t>
      </w:r>
    </w:p>
    <w:p w14:paraId="1DC38BF3" w14:textId="77777777" w:rsidR="00D24A66" w:rsidRDefault="00D24A66" w:rsidP="00D24A66">
      <w:pPr>
        <w:pStyle w:val="Prrafodelista"/>
        <w:numPr>
          <w:ilvl w:val="0"/>
          <w:numId w:val="13"/>
        </w:numPr>
        <w:spacing w:before="80" w:after="80"/>
      </w:pPr>
      <w:r>
        <w:t>Sin autenticación — no requiere registro ni credenciales.</w:t>
      </w:r>
    </w:p>
    <w:p w14:paraId="71DCAD62" w14:textId="77777777" w:rsidR="00D24A66" w:rsidRDefault="00D24A66" w:rsidP="00D24A66">
      <w:pPr>
        <w:pStyle w:val="Prrafodelista"/>
        <w:numPr>
          <w:ilvl w:val="0"/>
          <w:numId w:val="13"/>
        </w:numPr>
        <w:spacing w:before="80" w:after="80"/>
      </w:pPr>
      <w:r>
        <w:t>Rate limiting — máximo 120 solicitudes por minuto para prevenir abusos.</w:t>
      </w:r>
    </w:p>
    <w:p w14:paraId="39F48D13" w14:textId="77777777" w:rsidR="00D24A66" w:rsidRDefault="00D24A66" w:rsidP="00D24A66">
      <w:pPr>
        <w:pStyle w:val="Prrafodelista"/>
        <w:numPr>
          <w:ilvl w:val="0"/>
          <w:numId w:val="13"/>
        </w:numPr>
        <w:spacing w:before="80" w:after="80"/>
      </w:pPr>
      <w:r>
        <w:t>Solo datos agregados — ningún endpoint expone datos de participantes individuales.</w:t>
      </w:r>
    </w:p>
    <w:p w14:paraId="75D4F122" w14:textId="77777777" w:rsidR="00D24A66" w:rsidRDefault="00D24A66" w:rsidP="00D24A66">
      <w:pPr>
        <w:pStyle w:val="Prrafodelista"/>
        <w:numPr>
          <w:ilvl w:val="0"/>
          <w:numId w:val="13"/>
        </w:numPr>
        <w:spacing w:before="80" w:after="80"/>
      </w:pPr>
      <w:r>
        <w:t>URL base: https://api.voiceprotest.org</w:t>
      </w:r>
    </w:p>
    <w:p w14:paraId="0533A063" w14:textId="77777777" w:rsidR="00D24A66" w:rsidRPr="00AC1189" w:rsidRDefault="00D24A66" w:rsidP="00D24A66">
      <w:pPr>
        <w:pStyle w:val="Ttulo2"/>
        <w:rPr>
          <w:color w:val="auto"/>
        </w:rPr>
      </w:pPr>
      <w:bookmarkStart w:id="565" w:name="_Toc232095313"/>
      <w:bookmarkStart w:id="566" w:name="_Toc232096360"/>
      <w:bookmarkStart w:id="567" w:name="_Toc232147256"/>
      <w:r>
        <w:rPr>
          <w:color w:val="auto"/>
        </w:rPr>
        <w:t>11.2 Endpoints disponibles</w:t>
      </w:r>
      <w:bookmarkEnd w:id="565"/>
      <w:bookmarkEnd w:id="566"/>
      <w:bookmarkEnd w:id="567"/>
    </w:p>
    <w:p w14:paraId="289CB355"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24A66" w14:paraId="2D192D93" w14:textId="77777777" w:rsidTr="00375AEA">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9894A7" w14:textId="77777777" w:rsidR="00D24A66" w:rsidRDefault="00D24A66" w:rsidP="00375AEA">
            <w:r>
              <w:rPr>
                <w:b/>
                <w:bCs/>
                <w:sz w:val="20"/>
                <w:szCs w:val="20"/>
              </w:rPr>
              <w:t>Endpoint</w:t>
            </w:r>
          </w:p>
        </w:tc>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8B9D2A" w14:textId="77777777" w:rsidR="00D24A66" w:rsidRDefault="00D24A66" w:rsidP="00375AEA">
            <w:r>
              <w:rPr>
                <w:b/>
                <w:bCs/>
                <w:sz w:val="20"/>
                <w:szCs w:val="20"/>
              </w:rPr>
              <w:t>Descripción</w:t>
            </w:r>
          </w:p>
        </w:tc>
      </w:tr>
      <w:tr w:rsidR="00D24A66" w14:paraId="773378AA"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627A9" w14:textId="77777777" w:rsidR="00D24A66" w:rsidRDefault="00D24A66" w:rsidP="00375AEA">
            <w:r>
              <w:rPr>
                <w:sz w:val="20"/>
                <w:szCs w:val="20"/>
              </w:rPr>
              <w:t>GET /api/public/stats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C4E45" w14:textId="77777777" w:rsidR="00D24A66" w:rsidRDefault="00D24A66" w:rsidP="00375AEA">
            <w:r>
              <w:rPr>
                <w:sz w:val="20"/>
                <w:szCs w:val="20"/>
              </w:rPr>
              <w:t>Estadísticas globales de la plataforma: total de convocatorias, adhesiones, países y ciudades.</w:t>
            </w:r>
          </w:p>
        </w:tc>
      </w:tr>
      <w:tr w:rsidR="00D24A66" w14:paraId="0A28979C"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91C87" w14:textId="77777777" w:rsidR="00D24A66" w:rsidRDefault="00D24A66" w:rsidP="00375AEA">
            <w:r>
              <w:rPr>
                <w:sz w:val="20"/>
                <w:szCs w:val="20"/>
              </w:rPr>
              <w:t>GET /api/public/protests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829CE" w14:textId="77777777" w:rsidR="00D24A66" w:rsidRDefault="00D24A66" w:rsidP="00375AEA">
            <w:r>
              <w:rPr>
                <w:sz w:val="20"/>
                <w:szCs w:val="20"/>
              </w:rPr>
              <w:t>Lista de todas las convocatorias (activas y cerradas). Admite filtros por status, scope y country.</w:t>
            </w:r>
          </w:p>
        </w:tc>
      </w:tr>
      <w:tr w:rsidR="00D24A66" w14:paraId="4A99178E"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CF1FE" w14:textId="77777777" w:rsidR="00D24A66" w:rsidRPr="00D24A66" w:rsidRDefault="00D24A66" w:rsidP="00375AEA">
            <w:pPr>
              <w:rPr>
                <w:lang w:val="en-GB"/>
              </w:rPr>
            </w:pPr>
            <w:r>
              <w:rPr>
                <w:sz w:val="20"/>
                <w:szCs w:val="20"/>
                <w:lang w:val="en-GB"/>
              </w:rPr>
              <w:t>GET /api/public/protests/:id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C918F" w14:textId="77777777" w:rsidR="00D24A66" w:rsidRDefault="00D24A66" w:rsidP="00375AEA">
            <w:r>
              <w:rPr>
                <w:sz w:val="20"/>
                <w:szCs w:val="20"/>
              </w:rPr>
              <w:t>Datos completos de una convocatoria específica, incluyendo el hash de integridad y su versión.</w:t>
            </w:r>
          </w:p>
        </w:tc>
      </w:tr>
      <w:tr w:rsidR="00D24A66" w14:paraId="6D7D9BAB"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97F1F" w14:textId="77777777" w:rsidR="00D24A66" w:rsidRPr="00D24A66" w:rsidRDefault="00D24A66" w:rsidP="00375AEA">
            <w:pPr>
              <w:rPr>
                <w:lang w:val="en-GB"/>
              </w:rPr>
            </w:pPr>
            <w:r>
              <w:rPr>
                <w:sz w:val="20"/>
                <w:szCs w:val="20"/>
                <w:lang w:val="en-GB"/>
              </w:rPr>
              <w:t>GET /api/public/protests/:id/integrity-data</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EAE9D" w14:textId="77777777" w:rsidR="00D24A66" w:rsidRDefault="00D24A66" w:rsidP="00375AEA">
            <w:r>
              <w:rPr>
                <w:sz w:val="20"/>
                <w:szCs w:val="20"/>
              </w:rPr>
              <w:t>Datos necesarios para verificar el hash de integridad: public commitments, distribuciones, timestamps y el hash.</w:t>
            </w:r>
          </w:p>
        </w:tc>
      </w:tr>
    </w:tbl>
    <w:p w14:paraId="06C9D8C6" w14:textId="77777777" w:rsidR="00D24A66" w:rsidRDefault="00D24A66" w:rsidP="00D24A66">
      <w:pPr>
        <w:spacing w:after="120"/>
      </w:pPr>
    </w:p>
    <w:p w14:paraId="088DDBE8" w14:textId="77777777" w:rsidR="00D24A66" w:rsidRPr="00AC1189" w:rsidRDefault="00D24A66" w:rsidP="00D24A66">
      <w:pPr>
        <w:pStyle w:val="Ttulo2"/>
        <w:rPr>
          <w:color w:val="auto"/>
        </w:rPr>
      </w:pPr>
      <w:bookmarkStart w:id="568" w:name="_Toc232095314"/>
      <w:bookmarkStart w:id="569" w:name="_Toc232096361"/>
      <w:bookmarkStart w:id="570" w:name="_Toc232147257"/>
      <w:r>
        <w:rPr>
          <w:color w:val="auto"/>
        </w:rPr>
        <w:t>11.3 Uso del endpoint de integridad</w:t>
      </w:r>
      <w:bookmarkEnd w:id="568"/>
      <w:bookmarkEnd w:id="569"/>
      <w:bookmarkEnd w:id="570"/>
    </w:p>
    <w:p w14:paraId="4539FAB2" w14:textId="77777777" w:rsidR="00D24A66" w:rsidRDefault="00D24A66" w:rsidP="00D24A66">
      <w:pPr>
        <w:spacing w:after="160" w:line="320" w:lineRule="auto"/>
        <w:jc w:val="both"/>
      </w:pPr>
      <w:r>
        <w:t>El endpoint /integrity-data merece una descripción más detallada porque es el que habilita la verificación independiente. Una solicitud a este endpoint devuelve un objeto JSON con:</w:t>
      </w:r>
    </w:p>
    <w:p w14:paraId="5C5346F8" w14:textId="77777777" w:rsidR="00D24A66" w:rsidRDefault="00D24A66" w:rsidP="00D24A66">
      <w:pPr>
        <w:pStyle w:val="Prrafodelista"/>
        <w:numPr>
          <w:ilvl w:val="0"/>
          <w:numId w:val="13"/>
        </w:numPr>
        <w:spacing w:before="80" w:after="80"/>
      </w:pPr>
      <w:r>
        <w:t>integrity_version — la versión del hash (1 o 2).</w:t>
      </w:r>
    </w:p>
    <w:p w14:paraId="01D67CCD" w14:textId="77777777" w:rsidR="00D24A66" w:rsidRDefault="00D24A66" w:rsidP="00D24A66">
      <w:pPr>
        <w:pStyle w:val="Prrafodelista"/>
        <w:numPr>
          <w:ilvl w:val="0"/>
          <w:numId w:val="13"/>
        </w:numPr>
        <w:spacing w:before="80" w:after="80"/>
      </w:pPr>
      <w:r>
        <w:t>protest_id, title, demands, scope, country — los metadatos de la convocatoria.</w:t>
      </w:r>
    </w:p>
    <w:p w14:paraId="1C7E7CBF" w14:textId="77777777" w:rsidR="00D24A66" w:rsidRDefault="00D24A66" w:rsidP="00D24A66">
      <w:pPr>
        <w:pStyle w:val="Prrafodelista"/>
        <w:numPr>
          <w:ilvl w:val="0"/>
          <w:numId w:val="13"/>
        </w:numPr>
        <w:spacing w:before="80" w:after="80"/>
      </w:pPr>
      <w:r>
        <w:t>total_adhesions, cities_count — los datos agregados del resultado.</w:t>
      </w:r>
    </w:p>
    <w:p w14:paraId="3B846EAD" w14:textId="77777777" w:rsidR="00D24A66" w:rsidRDefault="00D24A66" w:rsidP="00D24A66">
      <w:pPr>
        <w:pStyle w:val="Prrafodelista"/>
        <w:numPr>
          <w:ilvl w:val="0"/>
          <w:numId w:val="13"/>
        </w:numPr>
        <w:spacing w:before="80" w:after="80"/>
      </w:pPr>
      <w:r>
        <w:t>first_adhesion, last_adhesion — los timestamps de la primera y última adhesión.</w:t>
      </w:r>
    </w:p>
    <w:p w14:paraId="6296B1AC" w14:textId="77777777" w:rsidR="00D24A66" w:rsidRPr="00D24A66" w:rsidRDefault="00D24A66" w:rsidP="00D24A66">
      <w:pPr>
        <w:pStyle w:val="Prrafodelista"/>
        <w:numPr>
          <w:ilvl w:val="0"/>
          <w:numId w:val="13"/>
        </w:numPr>
        <w:spacing w:before="80" w:after="80"/>
        <w:rPr>
          <w:lang w:val="en-GB"/>
        </w:rPr>
      </w:pPr>
      <w:r>
        <w:rPr>
          <w:lang w:val="en-GB"/>
        </w:rPr>
        <w:t>public_commitments — el array de public commitments ordenado alfabéticamente.</w:t>
      </w:r>
    </w:p>
    <w:p w14:paraId="4A2AF09F" w14:textId="77777777" w:rsidR="00D24A66" w:rsidRDefault="00D24A66" w:rsidP="00D24A66">
      <w:pPr>
        <w:pStyle w:val="Prrafodelista"/>
        <w:numPr>
          <w:ilvl w:val="0"/>
          <w:numId w:val="13"/>
        </w:numPr>
        <w:spacing w:before="80" w:after="80"/>
      </w:pPr>
      <w:r>
        <w:t>city_distribution — el mapa de ciudad a número de adhesiones.</w:t>
      </w:r>
    </w:p>
    <w:p w14:paraId="6C5DD522" w14:textId="77777777" w:rsidR="00D24A66" w:rsidRDefault="00D24A66" w:rsidP="00D24A66">
      <w:pPr>
        <w:pStyle w:val="Prrafodelista"/>
        <w:numPr>
          <w:ilvl w:val="0"/>
          <w:numId w:val="13"/>
        </w:numPr>
        <w:spacing w:before="80" w:after="80"/>
      </w:pPr>
      <w:r>
        <w:t>reliability_breakdown — el mapa de nivel de confianza a número de adhesiones.</w:t>
      </w:r>
    </w:p>
    <w:p w14:paraId="66C65D3B" w14:textId="77777777" w:rsidR="00D24A66" w:rsidRDefault="00D24A66" w:rsidP="00D24A66">
      <w:pPr>
        <w:pStyle w:val="Prrafodelista"/>
        <w:numPr>
          <w:ilvl w:val="0"/>
          <w:numId w:val="13"/>
        </w:numPr>
        <w:spacing w:before="80" w:after="80"/>
      </w:pPr>
      <w:r>
        <w:t>integrity_hash — el hash publicado en el informe.</w:t>
      </w:r>
    </w:p>
    <w:p w14:paraId="62F37F37" w14:textId="77777777" w:rsidR="00D24A66" w:rsidRDefault="00D24A66" w:rsidP="00D24A66">
      <w:pPr>
        <w:pStyle w:val="Prrafodelista"/>
        <w:numPr>
          <w:ilvl w:val="0"/>
          <w:numId w:val="13"/>
        </w:numPr>
        <w:spacing w:before="80" w:after="80"/>
      </w:pPr>
      <w:r>
        <w:lastRenderedPageBreak/>
        <w:t>data_source — indica si los datos provienen de integrity_records (permanente) o de adhesiones en vivo.</w:t>
      </w:r>
    </w:p>
    <w:p w14:paraId="32645891" w14:textId="77777777" w:rsidR="00D24A66" w:rsidRDefault="00D24A66" w:rsidP="00D24A66">
      <w:pPr>
        <w:pStyle w:val="Prrafodelista"/>
        <w:numPr>
          <w:ilvl w:val="0"/>
          <w:numId w:val="13"/>
        </w:numPr>
        <w:spacing w:before="80" w:after="80"/>
      </w:pPr>
      <w:r>
        <w:t>verification_instructions — el formato exacto del input canónico para recalcular el hash.</w:t>
      </w:r>
    </w:p>
    <w:p w14:paraId="4EA6889E" w14:textId="77777777" w:rsidR="00D24A66" w:rsidRDefault="00D24A66" w:rsidP="00D24A66">
      <w:r>
        <w:br w:type="page"/>
      </w:r>
    </w:p>
    <w:p w14:paraId="65D3FC59" w14:textId="77777777" w:rsidR="00D24A66" w:rsidRPr="00AC1189" w:rsidRDefault="00D24A66" w:rsidP="00D24A66">
      <w:pPr>
        <w:pStyle w:val="Ttulo1"/>
        <w:pBdr>
          <w:bottom w:val="single" w:sz="4" w:space="6" w:color="2E6DA4"/>
        </w:pBdr>
        <w:rPr>
          <w:color w:val="auto"/>
        </w:rPr>
      </w:pPr>
      <w:bookmarkStart w:id="571" w:name="_Toc232095315"/>
      <w:bookmarkStart w:id="572" w:name="_Toc232147258"/>
      <w:r>
        <w:rPr>
          <w:color w:val="auto"/>
        </w:rPr>
        <w:lastRenderedPageBreak/>
        <w:t>12. Cómo puede un tercero verificar un informe</w:t>
      </w:r>
      <w:bookmarkEnd w:id="571"/>
      <w:bookmarkEnd w:id="572"/>
    </w:p>
    <w:p w14:paraId="1084D234" w14:textId="77777777" w:rsidR="00D24A66" w:rsidRDefault="00D24A66" w:rsidP="00D24A66">
      <w:pPr>
        <w:spacing w:after="160" w:line="320" w:lineRule="auto"/>
        <w:jc w:val="both"/>
      </w:pPr>
      <w:r>
        <w:t>Este capítulo está pensado para periodistas, académicos, organizaciones de verificación de hechos (fact-checkers) o cualquier persona que quiera hacer una verificación rigurosa e independiente de un informe de Voice Protest.</w:t>
      </w:r>
    </w:p>
    <w:p w14:paraId="5280CFA2" w14:textId="77777777" w:rsidR="00D24A66" w:rsidRPr="00AC1189" w:rsidRDefault="00D24A66" w:rsidP="00D24A66">
      <w:pPr>
        <w:pStyle w:val="Ttulo2"/>
        <w:rPr>
          <w:color w:val="auto"/>
        </w:rPr>
      </w:pPr>
      <w:bookmarkStart w:id="573" w:name="_Toc232095316"/>
      <w:bookmarkStart w:id="574" w:name="_Toc232096363"/>
      <w:bookmarkStart w:id="575" w:name="_Toc232147259"/>
      <w:r>
        <w:rPr>
          <w:color w:val="auto"/>
        </w:rPr>
        <w:t>12.1 Qué puede verificar un tercero</w:t>
      </w:r>
      <w:bookmarkEnd w:id="573"/>
      <w:bookmarkEnd w:id="574"/>
      <w:bookmarkEnd w:id="575"/>
    </w:p>
    <w:p w14:paraId="32AA6347" w14:textId="77777777" w:rsidR="00D24A66" w:rsidRDefault="00D24A66" w:rsidP="00D24A66">
      <w:pPr>
        <w:spacing w:after="160" w:line="320" w:lineRule="auto"/>
        <w:jc w:val="both"/>
      </w:pPr>
      <w:r>
        <w:t>Un tercero con acceso únicamente a los datos públicos puede verificar:</w:t>
      </w:r>
    </w:p>
    <w:p w14:paraId="4DAF6413" w14:textId="77777777" w:rsidR="00D24A66" w:rsidRDefault="00D24A66" w:rsidP="00AC1189">
      <w:pPr>
        <w:pStyle w:val="Prrafodelista"/>
        <w:numPr>
          <w:ilvl w:val="0"/>
          <w:numId w:val="24"/>
        </w:numPr>
        <w:spacing w:before="80" w:after="80" w:line="276" w:lineRule="auto"/>
      </w:pPr>
      <w:r>
        <w:t>Que el número de adhesiones publicado en el informe es el mismo que se usó para calcular el hash.</w:t>
      </w:r>
    </w:p>
    <w:p w14:paraId="5C9EF91A" w14:textId="77777777" w:rsidR="00D24A66" w:rsidRDefault="00D24A66" w:rsidP="00AC1189">
      <w:pPr>
        <w:pStyle w:val="Prrafodelista"/>
        <w:numPr>
          <w:ilvl w:val="0"/>
          <w:numId w:val="24"/>
        </w:numPr>
        <w:spacing w:before="80" w:after="80" w:line="276" w:lineRule="auto"/>
      </w:pPr>
      <w:r>
        <w:t>Que la distribución geográfica publicada es la misma que se usó para calcular el hash.</w:t>
      </w:r>
    </w:p>
    <w:p w14:paraId="59C7503B" w14:textId="77777777" w:rsidR="00D24A66" w:rsidRDefault="00D24A66" w:rsidP="00AC1189">
      <w:pPr>
        <w:pStyle w:val="Prrafodelista"/>
        <w:numPr>
          <w:ilvl w:val="0"/>
          <w:numId w:val="24"/>
        </w:numPr>
        <w:spacing w:before="80" w:after="80" w:line="276" w:lineRule="auto"/>
      </w:pPr>
      <w:r>
        <w:t>Que el número de public commitments coincide con el número de adhesiones — garantizando que no hay adhesiones fantasma ni omitidas.</w:t>
      </w:r>
    </w:p>
    <w:p w14:paraId="4E5DD5F4" w14:textId="77777777" w:rsidR="00D24A66" w:rsidRDefault="00D24A66" w:rsidP="00AC1189">
      <w:pPr>
        <w:pStyle w:val="Prrafodelista"/>
        <w:numPr>
          <w:ilvl w:val="0"/>
          <w:numId w:val="24"/>
        </w:numPr>
        <w:spacing w:before="80" w:after="80" w:line="276" w:lineRule="auto"/>
      </w:pPr>
      <w:r>
        <w:t>Que el hash no ha cambiado desde que fue registrado en el integrity log de GitHub.</w:t>
      </w:r>
    </w:p>
    <w:p w14:paraId="00E5C869" w14:textId="77777777" w:rsidR="00D24A66" w:rsidRDefault="00D24A66" w:rsidP="00AC1189">
      <w:pPr>
        <w:pStyle w:val="Prrafodelista"/>
        <w:numPr>
          <w:ilvl w:val="0"/>
          <w:numId w:val="24"/>
        </w:numPr>
        <w:spacing w:after="160" w:line="276" w:lineRule="auto"/>
        <w:jc w:val="both"/>
      </w:pPr>
      <w:r>
        <w:t>Un tercero con acceso a los datos públicos no puede verificar:</w:t>
      </w:r>
    </w:p>
    <w:p w14:paraId="0A4624A9" w14:textId="77777777" w:rsidR="00D24A66" w:rsidRDefault="00D24A66" w:rsidP="00AC1189">
      <w:pPr>
        <w:pStyle w:val="Prrafodelista"/>
        <w:numPr>
          <w:ilvl w:val="0"/>
          <w:numId w:val="24"/>
        </w:numPr>
        <w:spacing w:before="80" w:after="80" w:line="276" w:lineRule="auto"/>
      </w:pPr>
      <w:r>
        <w:t>Que los números de teléfono de los participantes son reales — esto requeriría acceso a los registros de Twilio.</w:t>
      </w:r>
    </w:p>
    <w:p w14:paraId="3FF929EF" w14:textId="77777777" w:rsidR="00D24A66" w:rsidRDefault="00D24A66" w:rsidP="00AC1189">
      <w:pPr>
        <w:pStyle w:val="Prrafodelista"/>
        <w:numPr>
          <w:ilvl w:val="0"/>
          <w:numId w:val="24"/>
        </w:numPr>
        <w:spacing w:before="80" w:after="80" w:line="276" w:lineRule="auto"/>
      </w:pPr>
      <w:r>
        <w:t>Que los participantes pertenecen realmente al país o institución que indica su prefijo SIM — el sistema verifica el prefijo, no la ciudadanía legal.</w:t>
      </w:r>
    </w:p>
    <w:p w14:paraId="54CA8031" w14:textId="77777777" w:rsidR="00D24A66" w:rsidRDefault="00D24A66" w:rsidP="00AC1189">
      <w:pPr>
        <w:pStyle w:val="Prrafodelista"/>
        <w:numPr>
          <w:ilvl w:val="0"/>
          <w:numId w:val="24"/>
        </w:numPr>
        <w:spacing w:before="80" w:after="80" w:line="276" w:lineRule="auto"/>
      </w:pPr>
      <w:r>
        <w:t>Que los hechos denunciados en la convocatoria son verdad — Voice Protest verifica participación, no veracidad.</w:t>
      </w:r>
    </w:p>
    <w:p w14:paraId="77A4A92B" w14:textId="77777777" w:rsidR="00D24A66" w:rsidRPr="00AC1189" w:rsidRDefault="00D24A66" w:rsidP="00D24A66">
      <w:pPr>
        <w:pStyle w:val="Ttulo2"/>
        <w:rPr>
          <w:color w:val="auto"/>
        </w:rPr>
      </w:pPr>
      <w:bookmarkStart w:id="576" w:name="_Toc232095317"/>
      <w:bookmarkStart w:id="577" w:name="_Toc232096364"/>
      <w:bookmarkStart w:id="578" w:name="_Toc232147260"/>
      <w:r>
        <w:rPr>
          <w:color w:val="auto"/>
        </w:rPr>
        <w:t>12.2 Proceso de verificación paso a paso</w:t>
      </w:r>
      <w:bookmarkEnd w:id="576"/>
      <w:bookmarkEnd w:id="577"/>
      <w:bookmarkEnd w:id="578"/>
    </w:p>
    <w:p w14:paraId="02FAE0DE" w14:textId="77777777" w:rsidR="00D24A66" w:rsidRDefault="00D24A66" w:rsidP="00D24A66">
      <w:pPr>
        <w:spacing w:after="160" w:line="320" w:lineRule="auto"/>
        <w:jc w:val="both"/>
      </w:pPr>
      <w:r>
        <w:t>Para una verificación completa y rigurosa:</w:t>
      </w:r>
    </w:p>
    <w:p w14:paraId="6D915D11" w14:textId="77777777" w:rsidR="00D24A66" w:rsidRDefault="00D24A66" w:rsidP="00AC1189">
      <w:pPr>
        <w:pStyle w:val="Prrafodelista"/>
        <w:numPr>
          <w:ilvl w:val="0"/>
          <w:numId w:val="23"/>
        </w:numPr>
        <w:spacing w:before="80" w:after="80" w:line="276" w:lineRule="auto"/>
      </w:pPr>
      <w:r>
        <w:t>Obtener el informe público — accede a la URL pública de la convocatoria y anota el hash de integridad publicado y la versión (v1 o v2). Si es v1, la verificación independiente del hash no es posible.</w:t>
      </w:r>
    </w:p>
    <w:p w14:paraId="7CAC4CC3" w14:textId="77777777" w:rsidR="00D24A66" w:rsidRDefault="00D24A66" w:rsidP="00AC1189">
      <w:pPr>
        <w:pStyle w:val="Prrafodelista"/>
        <w:numPr>
          <w:ilvl w:val="0"/>
          <w:numId w:val="23"/>
        </w:numPr>
        <w:spacing w:before="80" w:after="80" w:line="276" w:lineRule="auto"/>
      </w:pPr>
      <w:r>
        <w:t>Comprobar el integrity log — accede a docs/integrity-log.md en el repositorio público y verifica que el hash del informe coincide con la entrada del log para esa convocatoria. Comprueba la fecha del commit en el historial de Git.</w:t>
      </w:r>
    </w:p>
    <w:p w14:paraId="7909C1DB" w14:textId="77777777" w:rsidR="00D24A66" w:rsidRDefault="00D24A66" w:rsidP="00AC1189">
      <w:pPr>
        <w:pStyle w:val="Prrafodelista"/>
        <w:numPr>
          <w:ilvl w:val="0"/>
          <w:numId w:val="23"/>
        </w:numPr>
        <w:spacing w:before="80" w:after="80" w:line="276" w:lineRule="auto"/>
      </w:pPr>
      <w:r>
        <w:t>Descargar los datos públicos — solicita los datos del endpoint /integrity-data. Anota el número de public commitments (debe coincidir con total_adhesions).</w:t>
      </w:r>
    </w:p>
    <w:p w14:paraId="065EF9DB" w14:textId="77777777" w:rsidR="00D24A66" w:rsidRDefault="00D24A66" w:rsidP="00AC1189">
      <w:pPr>
        <w:pStyle w:val="Prrafodelista"/>
        <w:numPr>
          <w:ilvl w:val="0"/>
          <w:numId w:val="23"/>
        </w:numPr>
        <w:spacing w:before="80" w:after="80" w:line="276" w:lineRule="auto"/>
      </w:pPr>
      <w:r>
        <w:t>Recalcular el hash — usando los datos descargados, construye el input canónico según las instrucciones del campo verification_instructions y calcula SHA256. Compara con integrity_hash.</w:t>
      </w:r>
    </w:p>
    <w:p w14:paraId="04A3ED73" w14:textId="77777777" w:rsidR="00D24A66" w:rsidRDefault="00D24A66" w:rsidP="00AC1189">
      <w:pPr>
        <w:pStyle w:val="Prrafodelista"/>
        <w:numPr>
          <w:ilvl w:val="0"/>
          <w:numId w:val="23"/>
        </w:numPr>
        <w:spacing w:before="80" w:after="80" w:line="276" w:lineRule="auto"/>
      </w:pPr>
      <w:r>
        <w:t>Usar el verificador integrado — como comprobación adicional, usa el botón Verificar integridad del informe para que el navegador realice el mismo cálculo de forma independiente.</w:t>
      </w:r>
    </w:p>
    <w:p w14:paraId="1FD912AC" w14:textId="77777777" w:rsidR="00D24A66" w:rsidRDefault="00D24A66" w:rsidP="00AC1189">
      <w:pPr>
        <w:pStyle w:val="Prrafodelista"/>
        <w:numPr>
          <w:ilvl w:val="0"/>
          <w:numId w:val="23"/>
        </w:numPr>
        <w:spacing w:before="80" w:after="80" w:line="276" w:lineRule="auto"/>
      </w:pPr>
      <w:r>
        <w:lastRenderedPageBreak/>
        <w:t>Documentar — guarda una copia del informe PDF, de la respuesta del endpoint de integridad y del resultado de la verificación como evidencia auditada.</w:t>
      </w:r>
    </w:p>
    <w:p w14:paraId="65AE054F" w14:textId="77777777" w:rsidR="00D24A66" w:rsidRPr="00AC1189" w:rsidRDefault="00D24A66" w:rsidP="00D24A66">
      <w:pPr>
        <w:pStyle w:val="Ttulo2"/>
        <w:rPr>
          <w:color w:val="auto"/>
        </w:rPr>
      </w:pPr>
      <w:bookmarkStart w:id="579" w:name="_Toc232095318"/>
      <w:bookmarkStart w:id="580" w:name="_Toc232096365"/>
      <w:bookmarkStart w:id="581" w:name="_Toc232147261"/>
      <w:r>
        <w:rPr>
          <w:color w:val="auto"/>
        </w:rPr>
        <w:t>12.3 Limitaciones de la verificación pública</w:t>
      </w:r>
      <w:bookmarkEnd w:id="579"/>
      <w:bookmarkEnd w:id="580"/>
      <w:bookmarkEnd w:id="581"/>
    </w:p>
    <w:p w14:paraId="600E83B6" w14:textId="77777777" w:rsidR="00D24A66" w:rsidRDefault="00D24A66" w:rsidP="00D24A66">
      <w:pPr>
        <w:spacing w:after="160" w:line="320" w:lineRule="auto"/>
        <w:jc w:val="both"/>
      </w:pPr>
      <w:r>
        <w:t>La verificación pública que se acaba de describir garantiza la integridad matemática del informe: que los datos no han sido modificados desde el cierre. Pero tiene limitaciones inherentes al diseño por privacidad:</w:t>
      </w:r>
    </w:p>
    <w:p w14:paraId="27DFB90E" w14:textId="77777777" w:rsidR="00D24A66" w:rsidRDefault="00D24A66" w:rsidP="00D24A66">
      <w:pPr>
        <w:spacing w:after="160" w:line="320" w:lineRule="auto"/>
        <w:jc w:val="both"/>
      </w:pPr>
      <w:r>
        <w:t>No verifica los datos individuales — la verificación confirma que los agregados coinciden con los public commitments, pero no puede verificar que los public commitments corresponden a participaciones legítimas sin acceso a los datos internos del servidor.</w:t>
      </w:r>
    </w:p>
    <w:p w14:paraId="4CCB230E" w14:textId="77777777" w:rsidR="00D24A66" w:rsidRDefault="00D24A66" w:rsidP="00D24A66">
      <w:pPr>
        <w:spacing w:after="160" w:line="320" w:lineRule="auto"/>
        <w:jc w:val="both"/>
      </w:pPr>
      <w:r>
        <w:t>Esta limitación es deliberada e irreducible: la alternativa sería publicar datos que comprometieran la privacidad de los participantes. Voice Protest considera que la verificabilidad de los agregados — que es lo que importa para el resultado público — justifica esta limitación de la verificabilidad individual.</w:t>
      </w:r>
    </w:p>
    <w:p w14:paraId="280CA92D" w14:textId="77777777" w:rsidR="00D24A66" w:rsidRDefault="00D24A66" w:rsidP="00D24A66">
      <w:pPr>
        <w:spacing w:after="120"/>
      </w:pPr>
    </w:p>
    <w:p w14:paraId="08C2FC11" w14:textId="77777777" w:rsidR="00D24A66" w:rsidRDefault="00D24A66" w:rsidP="00D24A66">
      <w:pPr>
        <w:spacing w:after="120"/>
      </w:pPr>
    </w:p>
    <w:p w14:paraId="3B4CCE0D" w14:textId="77777777" w:rsidR="00D24A66" w:rsidRDefault="00D24A66" w:rsidP="00D24A66">
      <w:pPr>
        <w:pStyle w:val="Ttulo1"/>
      </w:pPr>
      <w:r>
        <w:br w:type="page"/>
      </w:r>
      <w:bookmarkStart w:id="582" w:name="_Toc232147262"/>
      <w:r>
        <w:rPr>
          <w:color w:val="4EA72E" w:themeColor="accent6"/>
        </w:rPr>
        <w:lastRenderedPageBreak/>
        <w:t>PARTE VII — POLÍTICA DE FINANCIACIÓN E INDEPENDENCIA</w:t>
      </w:r>
      <w:bookmarkEnd w:id="582"/>
    </w:p>
    <w:p w14:paraId="455AE8C2" w14:textId="77777777" w:rsidR="00D24A66" w:rsidRPr="00AC1189" w:rsidRDefault="00D24A66" w:rsidP="00D24A66">
      <w:pPr>
        <w:pStyle w:val="Ttulo1"/>
        <w:pBdr>
          <w:bottom w:val="single" w:sz="4" w:space="6" w:color="2E6DA4"/>
        </w:pBdr>
        <w:rPr>
          <w:color w:val="auto"/>
        </w:rPr>
      </w:pPr>
      <w:bookmarkStart w:id="583" w:name="_Toc232088375"/>
      <w:bookmarkStart w:id="584" w:name="_Toc232147263"/>
      <w:r>
        <w:rPr>
          <w:color w:val="auto"/>
        </w:rPr>
        <w:t>Introducción</w:t>
      </w:r>
      <w:bookmarkEnd w:id="583"/>
      <w:bookmarkEnd w:id="584"/>
    </w:p>
    <w:p w14:paraId="4BA02481" w14:textId="77777777" w:rsidR="00D24A66" w:rsidRDefault="00D24A66" w:rsidP="00D24A66">
      <w:pPr>
        <w:spacing w:after="160" w:line="320" w:lineRule="auto"/>
        <w:jc w:val="both"/>
      </w:pPr>
      <w:r>
        <w:t>La política de financiación de Voice Protest no es un conjunto de reglas administrativas. Es una expresión de los valores del proyecto. La forma en que una plataforma se financia determina, en última instancia, a quién sirve. Una plataforma financiada por publicidad sirve a los anunciantes. Una plataforma financiada por instituciones sirve a las instituciones. Una plataforma financiada por ciudadanos sirve a los ciudadanos.</w:t>
      </w:r>
    </w:p>
    <w:p w14:paraId="59A55462" w14:textId="77777777" w:rsidR="00D24A66" w:rsidRDefault="00D24A66" w:rsidP="00D24A66">
      <w:pPr>
        <w:spacing w:after="160" w:line="320" w:lineRule="auto"/>
        <w:jc w:val="both"/>
      </w:pPr>
      <w:r>
        <w:t>Esta parte documenta las decisiones de financiación tomadas hasta la fecha, las razones filosóficas y prácticas detrás de cada una, y las preguntas de gobernanza que permanecen abiertas y requieren reflexión antes de poder ser respondidas definitivamente.</w:t>
      </w:r>
    </w:p>
    <w:p w14:paraId="36A3268B" w14:textId="77777777" w:rsidR="00D24A66" w:rsidRDefault="00D24A66" w:rsidP="00D24A66">
      <w:r>
        <w:br w:type="page"/>
      </w:r>
    </w:p>
    <w:p w14:paraId="2C0A6E66" w14:textId="77777777" w:rsidR="00D24A66" w:rsidRPr="00AC1189" w:rsidRDefault="00D24A66" w:rsidP="00D24A66">
      <w:pPr>
        <w:pStyle w:val="Ttulo1"/>
        <w:pBdr>
          <w:bottom w:val="single" w:sz="4" w:space="6" w:color="2E6DA4"/>
        </w:pBdr>
        <w:rPr>
          <w:color w:val="auto"/>
        </w:rPr>
      </w:pPr>
      <w:bookmarkStart w:id="585" w:name="_Toc232088376"/>
      <w:bookmarkStart w:id="586" w:name="_Toc232147264"/>
      <w:r>
        <w:rPr>
          <w:color w:val="auto"/>
        </w:rPr>
        <w:lastRenderedPageBreak/>
        <w:t>1. Por qué Voice Protest rechaza la publicidad</w:t>
      </w:r>
      <w:bookmarkEnd w:id="585"/>
      <w:bookmarkEnd w:id="586"/>
    </w:p>
    <w:p w14:paraId="273A18F8" w14:textId="77777777" w:rsidR="00D24A66" w:rsidRDefault="00D24A66" w:rsidP="00D24A66">
      <w:pPr>
        <w:spacing w:after="160" w:line="320" w:lineRule="auto"/>
        <w:jc w:val="both"/>
      </w:pPr>
      <w:r>
        <w:t>La publicidad digital funciona mediante un modelo simple: el usuario es el producto. Para que un anunciante pague por acceder a la atención de un usuario, la plataforma necesita conocer lo suficiente sobre ese usuario para segmentarlo y dirigirle mensajes relevantes. Esto requiere recopilar, procesar y monetizar datos de comportamiento.</w:t>
      </w:r>
    </w:p>
    <w:p w14:paraId="7ADCBABB" w14:textId="77777777" w:rsidR="00D24A66" w:rsidRDefault="00D24A66" w:rsidP="00D24A66">
      <w:pPr>
        <w:spacing w:after="160" w:line="320" w:lineRule="auto"/>
        <w:jc w:val="both"/>
      </w:pPr>
      <w:r>
        <w:t>Este modelo es estructuralmente incompatible con Voice Protest por razones que van más allá de la política de privacidad:</w:t>
      </w:r>
    </w:p>
    <w:p w14:paraId="00F49392" w14:textId="77777777" w:rsidR="00D24A66" w:rsidRDefault="00D24A66" w:rsidP="00AC1189">
      <w:pPr>
        <w:pStyle w:val="Prrafodelista"/>
        <w:numPr>
          <w:ilvl w:val="0"/>
          <w:numId w:val="15"/>
        </w:numPr>
        <w:spacing w:before="80" w:after="80" w:line="276" w:lineRule="auto"/>
      </w:pPr>
      <w:r>
        <w:t>La publicidad crea una dependencia del anunciante que inevitablemente influye en las decisiones de la plataforma. Un anunciante que es una empresa pública podría presionar — directa o indirectamente — para que ciertas convocatorias no sean publicadas o tengan menor visibilidad.</w:t>
      </w:r>
    </w:p>
    <w:p w14:paraId="41CDF06D" w14:textId="77777777" w:rsidR="00D24A66" w:rsidRDefault="00D24A66" w:rsidP="00AC1189">
      <w:pPr>
        <w:pStyle w:val="Prrafodelista"/>
        <w:numPr>
          <w:ilvl w:val="0"/>
          <w:numId w:val="15"/>
        </w:numPr>
        <w:spacing w:before="80" w:after="80" w:line="276" w:lineRule="auto"/>
      </w:pPr>
      <w:r>
        <w:t>La segmentación publicitaria requiere construir perfiles de usuario, lo que es directamente contrario al principio de minimización de datos y al modelo de pseudonimato fuerte que define a Voice Protest.</w:t>
      </w:r>
    </w:p>
    <w:p w14:paraId="148D5BC5" w14:textId="77777777" w:rsidR="00D24A66" w:rsidRDefault="00D24A66" w:rsidP="00AC1189">
      <w:pPr>
        <w:pStyle w:val="Prrafodelista"/>
        <w:numPr>
          <w:ilvl w:val="0"/>
          <w:numId w:val="15"/>
        </w:numPr>
        <w:spacing w:before="80" w:after="80" w:line="276" w:lineRule="auto"/>
      </w:pPr>
      <w:r>
        <w:t>La publicidad genera incentivos perversos para maximizar el tiempo de uso y la actividad, independientemente de si esa actividad sirve a los intereses de los ciudadanos. Voice Protest no quiere maximizar la participación: quiere que la participación que se produce sea genuina y significativa.</w:t>
      </w:r>
    </w:p>
    <w:p w14:paraId="0E064F2A" w14:textId="77777777" w:rsidR="00D24A66" w:rsidRDefault="00D24A66" w:rsidP="00D24A66">
      <w:pPr>
        <w:spacing w:after="160" w:line="320" w:lineRule="auto"/>
        <w:jc w:val="both"/>
        <w:rPr>
          <w:i/>
          <w:iCs/>
          <w:color w:val="444444"/>
        </w:rPr>
      </w:pPr>
    </w:p>
    <w:p w14:paraId="2317B362" w14:textId="77777777" w:rsidR="00D24A66" w:rsidRDefault="00D24A66" w:rsidP="00D24A66">
      <w:pPr>
        <w:spacing w:after="160" w:line="320" w:lineRule="auto"/>
        <w:jc w:val="both"/>
      </w:pPr>
      <w:r>
        <w:t>La ausencia de publicidad es una restricción permanente, no una política que pueda ser revisada por consideraciones de sostenibilidad económica. Si la plataforma no puede sostenerse sin publicidad, la solución es encontrar otros modelos de financiación, no introducir publicidad.</w:t>
      </w:r>
    </w:p>
    <w:p w14:paraId="5F49881F" w14:textId="77777777" w:rsidR="00D24A66" w:rsidRDefault="00D24A66" w:rsidP="00D24A66">
      <w:r>
        <w:br w:type="page"/>
      </w:r>
    </w:p>
    <w:p w14:paraId="22F7FF14" w14:textId="77777777" w:rsidR="00D24A66" w:rsidRPr="00AC1189" w:rsidRDefault="00D24A66" w:rsidP="00D24A66">
      <w:pPr>
        <w:pStyle w:val="Ttulo1"/>
        <w:pBdr>
          <w:bottom w:val="single" w:sz="4" w:space="6" w:color="2E6DA4"/>
        </w:pBdr>
        <w:rPr>
          <w:color w:val="auto"/>
        </w:rPr>
      </w:pPr>
      <w:bookmarkStart w:id="587" w:name="_Toc232088377"/>
      <w:bookmarkStart w:id="588" w:name="_Toc232147265"/>
      <w:r>
        <w:rPr>
          <w:color w:val="auto"/>
        </w:rPr>
        <w:lastRenderedPageBreak/>
        <w:t>2. Por qué Voice Protest no vende datos</w:t>
      </w:r>
      <w:bookmarkEnd w:id="587"/>
      <w:bookmarkEnd w:id="588"/>
    </w:p>
    <w:p w14:paraId="1F0178BC" w14:textId="77777777" w:rsidR="00D24A66" w:rsidRDefault="00D24A66" w:rsidP="00D24A66">
      <w:pPr>
        <w:spacing w:after="160" w:line="320" w:lineRule="auto"/>
        <w:jc w:val="both"/>
      </w:pPr>
      <w:r>
        <w:t>La venta de datos de usuarios es el modelo de negocio dominante de muchas plataformas digitales que se presentan como gratuitas. En el caso de Voice Protest, la prohibición de venta de datos no es solo una declaración de principios — es una consecuencia lógica de la arquitectura del sistema.</w:t>
      </w:r>
    </w:p>
    <w:p w14:paraId="16818F4E" w14:textId="77777777" w:rsidR="00D24A66" w:rsidRDefault="00D24A66" w:rsidP="00D24A66">
      <w:pPr>
        <w:spacing w:after="160" w:line="320" w:lineRule="auto"/>
        <w:jc w:val="both"/>
      </w:pPr>
      <w:r>
        <w:t>Voice Protest no almacena datos suficientes para tener algo que vender de valor comercial. No hay nombres, no hay correos electrónicos de participantes SMS, no hay perfiles de comportamiento, no hay historial de participación cruzada. Los hashes criptográficos que sí se almacenan no tienen valor comercial porque no pueden ser revertidos ni correlacionados sin acceso a las claves secretas del servidor.</w:t>
      </w:r>
    </w:p>
    <w:p w14:paraId="03634FFF" w14:textId="77777777" w:rsidR="00D24A66" w:rsidRDefault="00D24A66" w:rsidP="00D24A66">
      <w:pPr>
        <w:spacing w:after="160" w:line="320" w:lineRule="auto"/>
        <w:jc w:val="both"/>
      </w:pPr>
      <w:r>
        <w:t>Pero la razón más profunda no es técnica: es filosófica. Los datos que genera la participación en Voice Protest son el resultado de actos de confianza cívica. Un ciudadano que verifica su teléfono para adherirse a una convocatoria está ejerciendo su derecho a la queja formal, no contribuyendo a una base de datos comercial. Tratar esa acción como materia prima para la monetización sería una traición a la confianza depositada.</w:t>
      </w:r>
    </w:p>
    <w:p w14:paraId="1400A702" w14:textId="77777777" w:rsidR="00D24A66" w:rsidRDefault="00D24A66" w:rsidP="00D24A66">
      <w:pPr>
        <w:pBdr>
          <w:top w:val="single" w:sz="4" w:space="4" w:color="2E6DA4"/>
          <w:left w:val="single" w:sz="16" w:space="8" w:color="2E6DA4"/>
          <w:bottom w:val="single" w:sz="4" w:space="4" w:color="2E6DA4"/>
          <w:right w:val="single" w:sz="4" w:space="4" w:color="2E6DA4"/>
        </w:pBdr>
        <w:spacing w:before="160" w:after="160" w:line="320" w:lineRule="auto"/>
        <w:ind w:left="360" w:right="360"/>
        <w:jc w:val="both"/>
      </w:pPr>
      <w:r>
        <w:rPr>
          <w:b/>
          <w:bCs/>
          <w:sz w:val="20"/>
          <w:szCs w:val="20"/>
        </w:rPr>
        <w:t xml:space="preserve">Principio:  </w:t>
      </w:r>
      <w:r>
        <w:rPr>
          <w:color w:val="333333"/>
          <w:sz w:val="20"/>
          <w:szCs w:val="20"/>
        </w:rPr>
        <w:t>Voice Protest no vende influencia. Las contribuciones económicas solo ayudan a cubrir los costes técnicos necesarios para que ciudadanos verificados puedan participar.</w:t>
      </w:r>
    </w:p>
    <w:p w14:paraId="7813A222" w14:textId="77777777" w:rsidR="00D24A66" w:rsidRDefault="00D24A66" w:rsidP="00D24A66">
      <w:r>
        <w:br w:type="page"/>
      </w:r>
    </w:p>
    <w:p w14:paraId="243FEB37" w14:textId="77777777" w:rsidR="00D24A66" w:rsidRPr="00AC1189" w:rsidRDefault="00D24A66" w:rsidP="00D24A66">
      <w:pPr>
        <w:pStyle w:val="Ttulo1"/>
        <w:pBdr>
          <w:bottom w:val="single" w:sz="4" w:space="6" w:color="2E6DA4"/>
        </w:pBdr>
        <w:rPr>
          <w:color w:val="auto"/>
        </w:rPr>
      </w:pPr>
      <w:bookmarkStart w:id="589" w:name="_Toc232088378"/>
      <w:bookmarkStart w:id="590" w:name="_Toc232147266"/>
      <w:r>
        <w:rPr>
          <w:color w:val="auto"/>
        </w:rPr>
        <w:lastRenderedPageBreak/>
        <w:t>3. Por qué Voice Protest rechaza la financiación institucional</w:t>
      </w:r>
      <w:bookmarkEnd w:id="589"/>
      <w:bookmarkEnd w:id="590"/>
    </w:p>
    <w:p w14:paraId="432F5002" w14:textId="77777777" w:rsidR="00D24A66" w:rsidRDefault="00D24A66" w:rsidP="00D24A66">
      <w:pPr>
        <w:spacing w:after="160" w:line="320" w:lineRule="auto"/>
        <w:jc w:val="both"/>
      </w:pPr>
      <w:r>
        <w:t>La financiación institucional — de gobiernos, partidos políticos, fundaciones ideológicas, sindicatos, patronales u organismos internacionales — es rechazada por Voice Protest de forma explícita y permanente.</w:t>
      </w:r>
    </w:p>
    <w:p w14:paraId="091D2AF5" w14:textId="77777777" w:rsidR="00D24A66" w:rsidRDefault="00D24A66" w:rsidP="00D24A66">
      <w:pPr>
        <w:spacing w:after="160" w:line="320" w:lineRule="auto"/>
        <w:jc w:val="both"/>
      </w:pPr>
      <w:r>
        <w:t>La razón es estructural: una plataforma cuya función es permitir a los ciudadanos expresar quejas formales sobre instituciones no puede aceptar financiación de esas mismas instituciones, ni de organizaciones vinculadas a ellas, sin comprometer su independencia real o aparente.</w:t>
      </w:r>
    </w:p>
    <w:p w14:paraId="3F059E65" w14:textId="77777777" w:rsidR="00D24A66" w:rsidRDefault="00D24A66" w:rsidP="00D24A66">
      <w:pPr>
        <w:spacing w:after="160" w:line="320" w:lineRule="auto"/>
        <w:jc w:val="both"/>
      </w:pPr>
      <w:r>
        <w:t>Incluso una financiación institucional bien intencionada y sin condiciones explícitas crea problemas:</w:t>
      </w:r>
    </w:p>
    <w:p w14:paraId="559A54AB" w14:textId="77777777" w:rsidR="00D24A66" w:rsidRDefault="00D24A66" w:rsidP="006558C4">
      <w:pPr>
        <w:pStyle w:val="Prrafodelista"/>
        <w:numPr>
          <w:ilvl w:val="0"/>
          <w:numId w:val="15"/>
        </w:numPr>
        <w:spacing w:before="80" w:after="80" w:line="276" w:lineRule="auto"/>
      </w:pPr>
      <w:r>
        <w:t>Crea una percepción de dependencia que reduce la credibilidad de la plataforma ante los ciudadanos más críticos.</w:t>
      </w:r>
    </w:p>
    <w:p w14:paraId="1CAF0501" w14:textId="77777777" w:rsidR="00D24A66" w:rsidRDefault="00D24A66" w:rsidP="006558C4">
      <w:pPr>
        <w:pStyle w:val="Prrafodelista"/>
        <w:numPr>
          <w:ilvl w:val="0"/>
          <w:numId w:val="15"/>
        </w:numPr>
        <w:spacing w:before="80" w:after="80" w:line="276" w:lineRule="auto"/>
      </w:pPr>
      <w:r>
        <w:t>Crea una deuda implícita que puede influir en decisiones futuras de forma sutil e inconsciente.</w:t>
      </w:r>
    </w:p>
    <w:p w14:paraId="015FCBE3" w14:textId="77777777" w:rsidR="00D24A66" w:rsidRDefault="00D24A66" w:rsidP="006558C4">
      <w:pPr>
        <w:pStyle w:val="Prrafodelista"/>
        <w:numPr>
          <w:ilvl w:val="0"/>
          <w:numId w:val="15"/>
        </w:numPr>
        <w:spacing w:before="80" w:after="80" w:line="276" w:lineRule="auto"/>
      </w:pPr>
      <w:r>
        <w:t>Crea un precedente que hace más difícil rechazar futuras solicitudes de financiación institucional con condiciones más explícitas.</w:t>
      </w:r>
    </w:p>
    <w:p w14:paraId="531D72BE" w14:textId="77777777" w:rsidR="00D24A66" w:rsidRDefault="00D24A66" w:rsidP="006558C4">
      <w:pPr>
        <w:pStyle w:val="Prrafodelista"/>
        <w:numPr>
          <w:ilvl w:val="0"/>
          <w:numId w:val="15"/>
        </w:numPr>
        <w:spacing w:before="80" w:after="80" w:line="276" w:lineRule="auto"/>
      </w:pPr>
      <w:r>
        <w:t>En un contexto político polarizado, cualquier financiación institucional puede ser instrumentalizada por adversarios para cuestionar la imparcialidad de la plataforma.</w:t>
      </w:r>
    </w:p>
    <w:p w14:paraId="2BC7D478" w14:textId="77777777" w:rsidR="00D24A66" w:rsidRDefault="00D24A66" w:rsidP="00D24A66">
      <w:pPr>
        <w:spacing w:after="160" w:line="320" w:lineRule="auto"/>
        <w:jc w:val="both"/>
      </w:pPr>
      <w:r>
        <w:t xml:space="preserve">La independencia de Voice Protest no descansa en promesas — descansa en la estructura. Una plataforma que </w:t>
      </w:r>
      <w:ins w:id="9025" w:author="Auditor" w:date="2026-06-14T00:00:00Z">
        <w:r>
          <w:t xml:space="preserve">en su política actual </w:t>
        </w:r>
      </w:ins>
      <w:r>
        <w:t>solo acepta donaciones ciudadanas no puede ser acusada de servir a intereses institucionales porque su modelo de financiación lo hace estructuralmente imposible.</w:t>
      </w:r>
    </w:p>
    <w:p w14:paraId="2C2EBEAF" w14:textId="77777777" w:rsidR="00D24A66" w:rsidRDefault="00D24A66" w:rsidP="00D24A66">
      <w:pPr>
        <w:pBdr>
          <w:left w:val="single" w:sz="12" w:space="10" w:color="2E6DA4"/>
        </w:pBdr>
        <w:spacing w:before="160" w:after="160" w:line="320" w:lineRule="auto"/>
        <w:ind w:left="720" w:right="720"/>
        <w:jc w:val="both"/>
      </w:pPr>
      <w:r>
        <w:rPr>
          <w:i/>
          <w:iCs/>
          <w:color w:val="444444"/>
        </w:rPr>
        <w:t>"Independiente por estructura, no por promesa."</w:t>
      </w:r>
    </w:p>
    <w:p w14:paraId="1856172B" w14:textId="77777777" w:rsidR="00D24A66" w:rsidRDefault="00D24A66" w:rsidP="00D24A66">
      <w:r>
        <w:br w:type="page"/>
      </w:r>
    </w:p>
    <w:p w14:paraId="39C38D0F" w14:textId="77777777" w:rsidR="00D24A66" w:rsidRPr="006558C4" w:rsidRDefault="00D24A66" w:rsidP="00D24A66">
      <w:pPr>
        <w:pStyle w:val="Ttulo1"/>
        <w:pBdr>
          <w:bottom w:val="single" w:sz="4" w:space="6" w:color="2E6DA4"/>
        </w:pBdr>
        <w:rPr>
          <w:color w:val="auto"/>
        </w:rPr>
      </w:pPr>
      <w:bookmarkStart w:id="591" w:name="_Toc232088379"/>
      <w:bookmarkStart w:id="592" w:name="_Toc232147267"/>
      <w:r>
        <w:rPr>
          <w:color w:val="auto"/>
        </w:rPr>
        <w:lastRenderedPageBreak/>
        <w:t>4. La financiación ciudadana</w:t>
      </w:r>
      <w:bookmarkEnd w:id="591"/>
      <w:bookmarkEnd w:id="592"/>
    </w:p>
    <w:p w14:paraId="1E075A62" w14:textId="77777777" w:rsidR="00D24A66" w:rsidRDefault="00D24A66" w:rsidP="00D24A66">
      <w:pPr>
        <w:spacing w:after="160" w:line="320" w:lineRule="auto"/>
        <w:jc w:val="both"/>
      </w:pPr>
      <w:r>
        <w:t>La única fuente de financiación aceptada por Voice Protest son las donaciones de ciudadanos individuales. Este modelo es coherente con la misión de la plataforma: si Voice Protest sirve a los ciudadanos, son los ciudadanos quienes deben sostenerla.</w:t>
      </w:r>
    </w:p>
    <w:p w14:paraId="1B232497" w14:textId="77777777" w:rsidR="00D24A66" w:rsidRPr="006558C4" w:rsidRDefault="00D24A66" w:rsidP="00D24A66">
      <w:pPr>
        <w:pStyle w:val="Ttulo2"/>
        <w:rPr>
          <w:color w:val="auto"/>
        </w:rPr>
      </w:pPr>
      <w:bookmarkStart w:id="593" w:name="_Toc232088380"/>
      <w:bookmarkStart w:id="594" w:name="_Toc232096371"/>
      <w:bookmarkStart w:id="595" w:name="_Toc232147268"/>
      <w:r>
        <w:rPr>
          <w:color w:val="auto"/>
        </w:rPr>
        <w:t>4.1 Quién puede donar</w:t>
      </w:r>
      <w:bookmarkEnd w:id="593"/>
      <w:bookmarkEnd w:id="594"/>
      <w:bookmarkEnd w:id="595"/>
    </w:p>
    <w:p w14:paraId="2E3F772B" w14:textId="77777777" w:rsidR="00D24A66" w:rsidRDefault="00D24A66" w:rsidP="00D24A66">
      <w:pPr>
        <w:spacing w:after="160" w:line="320" w:lineRule="auto"/>
        <w:jc w:val="both"/>
      </w:pPr>
      <w:r>
        <w:t>Cualquier persona física puede realizar una donación a Voice Protest, ya sea a una convocatoria específica o al fondo general de sostenibilidad de la plataforma. No se aceptan donaciones de personas jurídicas — empresas, fundaciones, asociaciones — para mantener el carácter estrictamente ciudadano de la financiación. En la fase actual, la capacidad de verificar la naturaleza jurídica de cada donante depende de los sistemas de pago utilizados.</w:t>
      </w:r>
    </w:p>
    <w:p w14:paraId="53CB7CF1" w14:textId="77777777" w:rsidR="00D24A66" w:rsidRPr="006558C4" w:rsidRDefault="00D24A66" w:rsidP="00D24A66">
      <w:pPr>
        <w:pStyle w:val="Ttulo2"/>
        <w:rPr>
          <w:color w:val="auto"/>
        </w:rPr>
      </w:pPr>
      <w:bookmarkStart w:id="596" w:name="_Toc232088381"/>
      <w:bookmarkStart w:id="597" w:name="_Toc232096372"/>
      <w:bookmarkStart w:id="598" w:name="_Toc232147269"/>
      <w:r>
        <w:rPr>
          <w:color w:val="auto"/>
        </w:rPr>
        <w:t>4.2 Límites por donación</w:t>
      </w:r>
      <w:bookmarkEnd w:id="596"/>
      <w:bookmarkEnd w:id="597"/>
      <w:bookmarkEnd w:id="598"/>
    </w:p>
    <w:p w14:paraId="40851EF7" w14:textId="77777777" w:rsidR="00D24A66" w:rsidRDefault="00D24A66" w:rsidP="00D24A66">
      <w:pPr>
        <w:spacing w:after="160" w:line="320" w:lineRule="auto"/>
        <w:jc w:val="both"/>
      </w:pPr>
      <w:r>
        <w:t>Para evitar que una sola persona o entidad pueda financiar de forma determinante una convocatoria específica — lo que podría generar un desequilibrio de influencia — se establecen límites máximos por operación de donación. Los límites vigentes se documentan públicamente en la política de financiación de la plataforma y pueden ser consultados en cualquier momento.</w:t>
      </w:r>
    </w:p>
    <w:p w14:paraId="4E01B568" w14:textId="77777777" w:rsidR="00D24A66" w:rsidRDefault="00D24A66" w:rsidP="00D24A66">
      <w:pPr>
        <w:spacing w:after="160" w:line="320" w:lineRule="auto"/>
        <w:jc w:val="both"/>
      </w:pPr>
      <w:r>
        <w:t>La razón filosófica de estos límites es la misma que justifica los límites de financiación en campañas electorales: cuando el dinero puede comprar desproporcionadamente la voz, la igualdad democrática queda comprometida.</w:t>
      </w:r>
    </w:p>
    <w:p w14:paraId="4E01B570" w14:textId="77777777" w:rsidR="00D24A66" w:rsidRDefault="00D24A66" w:rsidP="00D24A66">
      <w:pPr>
        <w:spacing w:after="160" w:line="320" w:lineRule="auto"/>
        <w:jc w:val="both"/>
      </w:pPr>
      <w:r>
        <w:t xml:space="preserve">El límite vigente es de 100 € por donación computable. Este límite se aplica técnicamente en el backend: si un pago llega por encima del límite — lo que puede ocurrir porque Ko-fi y PayPal procesan el pago antes de notificar a Voice Protest — la plataforma registra únicamente 100 € como contribución computable. El excedente queda marcado como pendiente de revisión manual y no se acredita automáticamente ni al saldo de la convocatoria ni al fondo de sostenibilidad. Las donaciones se procesan a través de Ko-fi y PayPal, que actúan como procesadores de pago externos. Voice Protest no almacena el nombre, email ni datos de pago del donante — únicamente el importe, la moneda, el proveedor y una referencia técnica no identificativa.</w:t>
      </w:r>
    </w:p>
    <w:p w14:paraId="32994228" w14:textId="77777777" w:rsidR="00D24A66" w:rsidRPr="006558C4" w:rsidRDefault="00D24A66" w:rsidP="00D24A66">
      <w:pPr>
        <w:pStyle w:val="Ttulo2"/>
        <w:rPr>
          <w:color w:val="auto"/>
        </w:rPr>
      </w:pPr>
      <w:bookmarkStart w:id="599" w:name="_Toc232088382"/>
      <w:bookmarkStart w:id="600" w:name="_Toc232096373"/>
      <w:bookmarkStart w:id="601" w:name="_Toc232147270"/>
      <w:r>
        <w:rPr>
          <w:color w:val="auto"/>
        </w:rPr>
        <w:t>4.3 Anonimato de los donantes</w:t>
      </w:r>
      <w:bookmarkEnd w:id="599"/>
      <w:bookmarkEnd w:id="600"/>
      <w:bookmarkEnd w:id="601"/>
    </w:p>
    <w:p w14:paraId="3C8BB72C" w14:textId="77777777" w:rsidR="00D24A66" w:rsidRDefault="00D24A66" w:rsidP="00D24A66">
      <w:pPr>
        <w:spacing w:after="160" w:line="320" w:lineRule="auto"/>
        <w:jc w:val="both"/>
      </w:pPr>
      <w:r>
        <w:t xml:space="preserve">Los donantes no se identifican públicamente. El informe de cada convocatoria muestra el número de donaciones y el importe total recibido, pero no revela quiénes han donado. Esta política protege a los donantes de posibles represalias y mantiene la atención en el resultado de la convocatoria, no en quién la ha financiado. </w:t>
        <w:br w:type="page"/>
      </w:r>
    </w:p>
    <w:p w14:paraId="56FEE721" w14:textId="77777777" w:rsidR="00D24A66" w:rsidRPr="006558C4" w:rsidRDefault="00D24A66" w:rsidP="00D24A66">
      <w:pPr>
        <w:pStyle w:val="Ttulo1"/>
        <w:pBdr>
          <w:bottom w:val="single" w:sz="4" w:space="6" w:color="2E6DA4"/>
        </w:pBdr>
        <w:rPr>
          <w:color w:val="auto"/>
        </w:rPr>
      </w:pPr>
      <w:bookmarkStart w:id="602" w:name="_Toc232088383"/>
      <w:bookmarkStart w:id="603" w:name="_Toc232147271"/>
      <w:r>
        <w:rPr>
          <w:color w:val="auto"/>
        </w:rPr>
        <w:lastRenderedPageBreak/>
        <w:t>5. Las donaciones por convocatoria</w:t>
      </w:r>
      <w:bookmarkEnd w:id="602"/>
      <w:bookmarkEnd w:id="603"/>
    </w:p>
    <w:p w14:paraId="0BF5B628" w14:textId="77777777" w:rsidR="00D24A66" w:rsidRDefault="00D24A66" w:rsidP="00D24A66">
      <w:pPr>
        <w:spacing w:after="160" w:line="320" w:lineRule="auto"/>
        <w:jc w:val="both"/>
      </w:pPr>
      <w:r>
        <w:t>Las donaciones pueden dirigirse a una convocatoria específica o al fondo general de la plataforma. Las donaciones por convocatoria son el mecanismo principal de financiación del sistema de verificación.</w:t>
      </w:r>
    </w:p>
    <w:p w14:paraId="6C59D5D9" w14:textId="77777777" w:rsidR="00D24A66" w:rsidRPr="006558C4" w:rsidRDefault="00D24A66" w:rsidP="00D24A66">
      <w:pPr>
        <w:pStyle w:val="Ttulo2"/>
        <w:rPr>
          <w:color w:val="auto"/>
        </w:rPr>
      </w:pPr>
      <w:bookmarkStart w:id="604" w:name="_Toc232088384"/>
      <w:bookmarkStart w:id="605" w:name="_Toc232096375"/>
      <w:bookmarkStart w:id="606" w:name="_Toc232147272"/>
      <w:r>
        <w:rPr>
          <w:color w:val="auto"/>
        </w:rPr>
        <w:t>5.1 Para qué sirven</w:t>
      </w:r>
      <w:bookmarkEnd w:id="604"/>
      <w:bookmarkEnd w:id="605"/>
      <w:bookmarkEnd w:id="606"/>
    </w:p>
    <w:p w14:paraId="4D6DE44F" w14:textId="77777777" w:rsidR="00D24A66" w:rsidRDefault="00D24A66" w:rsidP="00D24A66">
      <w:pPr>
        <w:spacing w:after="160" w:line="320" w:lineRule="auto"/>
        <w:jc w:val="both"/>
      </w:pPr>
      <w:r>
        <w:t xml:space="preserve">El saldo de una convocatoria cubre exclusivamente el coste de las verificaciones SMS de las adhesiones completadas. Cada adhesión verificada tiene un coste real de infraestructura — el </w:t>
      </w:r>
      <w:del w:id="9026" w:author="Auditor" w:date="2026-06-14T00:00:00Z">
        <w:r>
          <w:delText>servicio de Twilio cobra</w:delText>
        </w:r>
      </w:del>
      <w:ins w:id="9027" w:author="Auditor" w:date="2026-06-14T00:00:00Z">
        <w:r>
          <w:t>proveedor SMS cobra</w:t>
        </w:r>
      </w:ins>
      <w:r>
        <w:t xml:space="preserve"> por cada SMS enviado, y ese coste aumenta para números de teléfono de países con tarifas más altas.</w:t>
      </w:r>
    </w:p>
    <w:p w14:paraId="0BDC9BEB" w14:textId="77777777" w:rsidR="00D24A66" w:rsidRDefault="00D24A66" w:rsidP="00D24A66">
      <w:pPr>
        <w:spacing w:after="160" w:line="320" w:lineRule="auto"/>
        <w:jc w:val="both"/>
      </w:pPr>
      <w:r>
        <w:t>Sin saldo suficiente, una convocatoria no puede aceptar nuevas adhesiones verificadas. El saldo actúa como un limitador natural que requiere financiación activa para mantenerse operativo.</w:t>
      </w:r>
    </w:p>
    <w:p w14:paraId="29564B75" w14:textId="77777777" w:rsidR="00D24A66" w:rsidRPr="006558C4" w:rsidRDefault="00D24A66" w:rsidP="00D24A66">
      <w:pPr>
        <w:pStyle w:val="Ttulo2"/>
        <w:rPr>
          <w:color w:val="auto"/>
        </w:rPr>
      </w:pPr>
      <w:bookmarkStart w:id="607" w:name="_Toc232088385"/>
      <w:bookmarkStart w:id="608" w:name="_Toc232096376"/>
      <w:bookmarkStart w:id="609" w:name="_Toc232147273"/>
      <w:r>
        <w:rPr>
          <w:color w:val="auto"/>
        </w:rPr>
        <w:t>5.2 Quién puede donar a una convocatoria</w:t>
      </w:r>
      <w:bookmarkEnd w:id="607"/>
      <w:bookmarkEnd w:id="608"/>
      <w:bookmarkEnd w:id="609"/>
    </w:p>
    <w:p w14:paraId="6E998D1C" w14:textId="77777777" w:rsidR="00D24A66" w:rsidRDefault="00D24A66" w:rsidP="00D24A66">
      <w:pPr>
        <w:spacing w:after="160" w:line="320" w:lineRule="auto"/>
        <w:jc w:val="both"/>
      </w:pPr>
      <w:r>
        <w:t>Cualquier ciudadano puede donar a cualquier convocatoria activa, no solo el convocante. Esto permite que convocatorias con tracción orgánica sean financiadas de forma distribuida por sus propios participantes, reduciendo la dependencia de un único convocante con recursos económicos.</w:t>
      </w:r>
    </w:p>
    <w:p w14:paraId="13C76190" w14:textId="77777777" w:rsidR="00D24A66" w:rsidRPr="006558C4" w:rsidRDefault="00D24A66" w:rsidP="00D24A66">
      <w:pPr>
        <w:pStyle w:val="Ttulo2"/>
        <w:rPr>
          <w:color w:val="auto"/>
        </w:rPr>
      </w:pPr>
      <w:bookmarkStart w:id="610" w:name="_Toc232088386"/>
      <w:bookmarkStart w:id="611" w:name="_Toc232096377"/>
      <w:bookmarkStart w:id="612" w:name="_Toc232147274"/>
      <w:r>
        <w:rPr>
          <w:color w:val="auto"/>
        </w:rPr>
        <w:t>5.3 Qué pasa con el saldo no utilizado</w:t>
      </w:r>
      <w:bookmarkEnd w:id="610"/>
      <w:bookmarkEnd w:id="611"/>
      <w:bookmarkEnd w:id="612"/>
    </w:p>
    <w:p w14:paraId="62F6847D" w14:textId="77777777" w:rsidR="00D24A66" w:rsidRDefault="00D24A66" w:rsidP="00D24A66">
      <w:pPr>
        <w:spacing w:after="160" w:line="320" w:lineRule="auto"/>
        <w:jc w:val="both"/>
      </w:pPr>
      <w:r>
        <w:t>Cuando una convocatoria se cierra con saldo sobrante — porque el número de adhesiones fue menor al previsto — ese saldo se transfiere automáticamente al fondo de sostenibilidad de la plataforma. Esta política se documenta y comunica a los donantes antes de que realicen su donación. No existe mecanismo de devolución.</w:t>
      </w:r>
    </w:p>
    <w:p w14:paraId="26458B93" w14:textId="77777777" w:rsidR="00D24A66" w:rsidRDefault="00D24A66" w:rsidP="00D24A66">
      <w:pPr>
        <w:spacing w:after="160" w:line="320" w:lineRule="auto"/>
        <w:jc w:val="both"/>
      </w:pPr>
      <w:r>
        <w:t>La razón de esta política es práctica y filosófica: las donaciones no son una inversión con retorno esperado, son una contribución a la infraestructura cívica. El saldo sobrante tiene un uso mejor que desaparecer — sostiene la plataforma que permitió que la convocatoria existiera.</w:t>
      </w:r>
    </w:p>
    <w:p w14:paraId="550849E9" w14:textId="77777777" w:rsidR="00D24A66" w:rsidRDefault="00D24A66" w:rsidP="00D24A66">
      <w:r>
        <w:br w:type="page"/>
      </w:r>
    </w:p>
    <w:p w14:paraId="3A0862BC" w14:textId="77777777" w:rsidR="00D24A66" w:rsidRPr="006558C4" w:rsidRDefault="00D24A66" w:rsidP="00D24A66">
      <w:pPr>
        <w:pStyle w:val="Ttulo1"/>
        <w:pBdr>
          <w:bottom w:val="single" w:sz="4" w:space="6" w:color="2E6DA4"/>
        </w:pBdr>
        <w:rPr>
          <w:color w:val="auto"/>
        </w:rPr>
      </w:pPr>
      <w:bookmarkStart w:id="613" w:name="_Toc232088387"/>
      <w:bookmarkStart w:id="614" w:name="_Toc232147275"/>
      <w:r>
        <w:rPr>
          <w:color w:val="auto"/>
        </w:rPr>
        <w:lastRenderedPageBreak/>
        <w:t>6. El coste real de una adhesión</w:t>
      </w:r>
      <w:bookmarkEnd w:id="613"/>
      <w:bookmarkEnd w:id="614"/>
    </w:p>
    <w:p w14:paraId="6EC0A022" w14:textId="77777777" w:rsidR="00D24A66" w:rsidRDefault="00D24A66" w:rsidP="00D24A66">
      <w:pPr>
        <w:spacing w:after="160" w:line="320" w:lineRule="auto"/>
        <w:jc w:val="both"/>
      </w:pPr>
      <w:r>
        <w:t>La transparencia sobre los costes reales del sistema es parte de la honestidad intelectual que define a Voice Protest. Una adhesión verificada no es gratuita: tiene costes reales de infraestructura que alguien tiene que cubrir.</w:t>
      </w:r>
    </w:p>
    <w:p w14:paraId="6ECC3062" w14:textId="77777777" w:rsidR="00D24A66" w:rsidRPr="006558C4" w:rsidRDefault="00D24A66" w:rsidP="00D24A66">
      <w:pPr>
        <w:pStyle w:val="Ttulo2"/>
        <w:rPr>
          <w:color w:val="auto"/>
        </w:rPr>
      </w:pPr>
      <w:bookmarkStart w:id="615" w:name="_Toc232088388"/>
      <w:bookmarkStart w:id="616" w:name="_Toc232096379"/>
      <w:bookmarkStart w:id="617" w:name="_Toc232147276"/>
      <w:r>
        <w:rPr>
          <w:color w:val="auto"/>
        </w:rPr>
        <w:t>6.1 Desglose de costes</w:t>
      </w:r>
      <w:bookmarkEnd w:id="615"/>
      <w:bookmarkEnd w:id="616"/>
      <w:bookmarkEnd w:id="617"/>
    </w:p>
    <w:p w14:paraId="2A691F81"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24A66" w14:paraId="0AF2F3B5" w14:textId="77777777" w:rsidTr="00375AEA">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EA741A" w14:textId="77777777" w:rsidR="00D24A66" w:rsidRDefault="00D24A66" w:rsidP="00375AEA">
            <w:r>
              <w:rPr>
                <w:b/>
                <w:bCs/>
                <w:sz w:val="20"/>
                <w:szCs w:val="20"/>
              </w:rPr>
              <w:t>Componente</w:t>
            </w:r>
          </w:p>
        </w:tc>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74D3ED" w14:textId="77777777" w:rsidR="00D24A66" w:rsidRDefault="00D24A66" w:rsidP="00375AEA">
            <w:r>
              <w:rPr>
                <w:b/>
                <w:bCs/>
                <w:sz w:val="20"/>
                <w:szCs w:val="20"/>
              </w:rPr>
              <w:t>Coste aproximado por adhesión</w:t>
            </w:r>
          </w:p>
        </w:tc>
      </w:tr>
      <w:tr w:rsidR="00D24A66" w14:paraId="4407C5A7"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C1A9B" w14:textId="77777777" w:rsidR="00D24A66" w:rsidRDefault="00D24A66" w:rsidP="00375AEA">
            <w:r>
              <w:rPr>
                <w:sz w:val="20"/>
                <w:szCs w:val="20"/>
              </w:rPr>
              <w:t xml:space="preserve">SMS de verificación (</w:t>
            </w:r>
            <w:del w:id="9028" w:author="Auditor" w:date="2026-06-14T00:00:00Z">
              <w:r>
                <w:delText>Twilio</w:delText>
              </w:r>
            </w:del>
            <w:ins w:id="9029" w:author="Auditor" w:date="2026-06-14T00:00:00Z">
              <w:r>
                <w:t>proveedor SMS</w:t>
              </w:r>
            </w:ins>
            <w:r>
              <w:t>)</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57A76" w14:textId="77777777" w:rsidR="00D24A66" w:rsidRDefault="00D24A66" w:rsidP="00375AEA">
            <w:r>
              <w:rPr>
                <w:sz w:val="20"/>
                <w:szCs w:val="20"/>
              </w:rPr>
              <w:t>~0,05 € (varía por país de destino)</w:t>
            </w:r>
          </w:p>
        </w:tc>
      </w:tr>
      <w:tr w:rsidR="00D24A66" w14:paraId="6D9CE028"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667C3" w14:textId="77777777" w:rsidR="00D24A66" w:rsidRDefault="00D24A66" w:rsidP="00375AEA">
            <w:r>
              <w:rPr>
                <w:sz w:val="20"/>
                <w:szCs w:val="20"/>
              </w:rPr>
              <w:t>Almacenamiento en base de datos (Supabase)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7AAB6" w14:textId="77777777" w:rsidR="00D24A66" w:rsidRDefault="00D24A66" w:rsidP="00375AEA">
            <w:r>
              <w:rPr>
                <w:sz w:val="20"/>
                <w:szCs w:val="20"/>
              </w:rPr>
              <w:t>Marginal — incluido en tarifa plana</w:t>
            </w:r>
          </w:p>
        </w:tc>
      </w:tr>
      <w:tr w:rsidR="00D24A66" w14:paraId="74924842"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048C8" w14:textId="77777777" w:rsidR="00D24A66" w:rsidRDefault="00D24A66" w:rsidP="00375AEA">
            <w:r>
              <w:rPr>
                <w:sz w:val="20"/>
                <w:szCs w:val="20"/>
              </w:rPr>
              <w:t>Procesamiento del servidor (Railway)</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4EA03" w14:textId="77777777" w:rsidR="00D24A66" w:rsidRDefault="00D24A66" w:rsidP="00375AEA">
            <w:r>
              <w:rPr>
                <w:sz w:val="20"/>
                <w:szCs w:val="20"/>
              </w:rPr>
              <w:t>Marginal — incluido en tarifa plana</w:t>
            </w:r>
          </w:p>
        </w:tc>
      </w:tr>
      <w:tr w:rsidR="00D24A66" w14:paraId="7B57B412"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AFDA5" w14:textId="77777777" w:rsidR="00D24A66" w:rsidRDefault="00D24A66" w:rsidP="00375AEA">
            <w:r>
              <w:rPr>
                <w:sz w:val="20"/>
                <w:szCs w:val="20"/>
              </w:rPr>
              <w:t>Geocodificación (Nominatim / OSM)</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16B8D" w14:textId="77777777" w:rsidR="00D24A66" w:rsidRDefault="00D24A66" w:rsidP="00375AEA">
            <w:r>
              <w:rPr>
                <w:sz w:val="20"/>
                <w:szCs w:val="20"/>
              </w:rPr>
              <w:t>Gratuito — servicio público</w:t>
            </w:r>
          </w:p>
        </w:tc>
      </w:tr>
      <w:tr w:rsidR="00D24A66" w14:paraId="5451070E"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40B0D" w14:textId="77777777" w:rsidR="00D24A66" w:rsidRDefault="00D24A66" w:rsidP="00375AEA">
            <w:r>
              <w:rPr>
                <w:sz w:val="20"/>
                <w:szCs w:val="20"/>
              </w:rPr>
              <w:t>reCAPTCHA (Google)</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8DCF2" w14:textId="77777777" w:rsidR="00D24A66" w:rsidRDefault="00D24A66" w:rsidP="00375AEA">
            <w:r>
              <w:rPr>
                <w:sz w:val="20"/>
                <w:szCs w:val="20"/>
              </w:rPr>
              <w:t>Gratuito hasta volúmenes altos</w:t>
            </w:r>
          </w:p>
        </w:tc>
      </w:tr>
    </w:tbl>
    <w:p w14:paraId="43888771" w14:textId="77777777" w:rsidR="00D24A66" w:rsidRDefault="00D24A66" w:rsidP="00D24A66">
      <w:pPr>
        <w:spacing w:after="120"/>
      </w:pPr>
    </w:p>
    <w:p w14:paraId="67C0CE58" w14:textId="77777777" w:rsidR="00D24A66" w:rsidRDefault="00D24A66" w:rsidP="00D24A66">
      <w:pPr>
        <w:spacing w:after="160" w:line="320" w:lineRule="auto"/>
        <w:jc w:val="both"/>
      </w:pPr>
      <w:r>
        <w:t xml:space="preserve">El SMS de verificación es el único coste variable significativo por adhesión. El coste de 0,05 euros </w:t>
      </w:r>
      <w:ins w:id="9019" w:author="Auditor" w:date="2026-06-14T00:00:00Z">
        <w:r>
          <w:t xml:space="preserve">(según la configuración vigente publicada por la plataforma) </w:t>
        </w:r>
      </w:ins>
      <w:r>
        <w:t>es una media orientativa para Europa occidental — puede ser menor en países con tarifas más bajas y significativamente mayor en países con infraestructura de telecomunicaciones más cara o menos competitiva.</w:t>
      </w:r>
    </w:p>
    <w:p w14:paraId="6AB8ED11" w14:textId="77777777" w:rsidR="00D24A66" w:rsidRPr="006558C4" w:rsidRDefault="00D24A66" w:rsidP="00D24A66">
      <w:pPr>
        <w:pStyle w:val="Ttulo2"/>
        <w:rPr>
          <w:color w:val="auto"/>
        </w:rPr>
      </w:pPr>
      <w:bookmarkStart w:id="618" w:name="_Toc232088389"/>
      <w:bookmarkStart w:id="619" w:name="_Toc232096380"/>
      <w:bookmarkStart w:id="620" w:name="_Toc232147277"/>
      <w:r>
        <w:rPr>
          <w:color w:val="auto"/>
        </w:rPr>
        <w:t>6.2 Por qué el coste es importante</w:t>
      </w:r>
      <w:bookmarkEnd w:id="618"/>
      <w:bookmarkEnd w:id="619"/>
      <w:bookmarkEnd w:id="620"/>
    </w:p>
    <w:p w14:paraId="536BA2FB" w14:textId="77777777" w:rsidR="00D24A66" w:rsidRDefault="00D24A66" w:rsidP="00D24A66">
      <w:pPr>
        <w:spacing w:after="160" w:line="320" w:lineRule="auto"/>
        <w:jc w:val="both"/>
      </w:pPr>
      <w:r>
        <w:t>El coste real por adhesión tiene una implicación de diseño fundamental: hace que la generación masiva de adhesiones falsas sea económicamente costosa. Para generar mil adhesiones falsas, un adversario necesitaría no solo mil números de teléfono reales sino también cubrir el coste de los SMS. Esto no hace la manipulación imposible, pero la encarece significativamente respecto a plataformas con verificación gratuita.</w:t>
      </w:r>
    </w:p>
    <w:p w14:paraId="6358500C" w14:textId="77777777" w:rsidR="00D24A66" w:rsidRDefault="00D24A66" w:rsidP="00D24A66">
      <w:r>
        <w:br w:type="page"/>
      </w:r>
    </w:p>
    <w:p w14:paraId="4E03C688" w14:textId="77777777" w:rsidR="00D24A66" w:rsidRPr="006558C4" w:rsidRDefault="00D24A66" w:rsidP="00D24A66">
      <w:pPr>
        <w:pStyle w:val="Ttulo1"/>
        <w:pBdr>
          <w:bottom w:val="single" w:sz="4" w:space="6" w:color="2E6DA4"/>
        </w:pBdr>
        <w:rPr>
          <w:color w:val="auto"/>
        </w:rPr>
      </w:pPr>
      <w:bookmarkStart w:id="621" w:name="_Toc232088390"/>
      <w:bookmarkStart w:id="622" w:name="_Toc232147278"/>
      <w:r>
        <w:rPr>
          <w:color w:val="auto"/>
        </w:rPr>
        <w:lastRenderedPageBreak/>
        <w:t>7. El reparto entre convocatoria y plataforma</w:t>
      </w:r>
      <w:bookmarkEnd w:id="621"/>
      <w:bookmarkEnd w:id="622"/>
    </w:p>
    <w:p w14:paraId="01E43803" w14:textId="77777777" w:rsidR="00D24A66" w:rsidRDefault="00D24A66" w:rsidP="00D24A66">
      <w:pPr>
        <w:spacing w:after="160" w:line="320" w:lineRule="auto"/>
        <w:jc w:val="both"/>
      </w:pPr>
      <w:r>
        <w:t>Cada donación recibida — ya sea a una convocatoria específica o al fondo general — se divide internamente entre dos destinos: el saldo de verificación de la convocatoria y el fondo de sostenibilidad de la plataforma.</w:t>
      </w:r>
    </w:p>
    <w:p w14:paraId="2B456E15" w14:textId="77777777" w:rsidR="00D24A66" w:rsidRPr="006558C4" w:rsidRDefault="00D24A66" w:rsidP="00D24A66">
      <w:pPr>
        <w:pStyle w:val="Ttulo2"/>
        <w:rPr>
          <w:color w:val="auto"/>
        </w:rPr>
      </w:pPr>
      <w:bookmarkStart w:id="623" w:name="_Toc232088391"/>
      <w:bookmarkStart w:id="624" w:name="_Toc232096382"/>
      <w:bookmarkStart w:id="625" w:name="_Toc232147279"/>
      <w:r>
        <w:rPr>
          <w:color w:val="auto"/>
        </w:rPr>
        <w:t>7.1 La distribución actual</w:t>
      </w:r>
      <w:bookmarkEnd w:id="623"/>
      <w:bookmarkEnd w:id="624"/>
      <w:bookmarkEnd w:id="625"/>
    </w:p>
    <w:p w14:paraId="219CEECE" w14:textId="77777777" w:rsidR="00D24A66" w:rsidRDefault="00D24A66" w:rsidP="00D24A66">
      <w:pPr>
        <w:spacing w:after="160" w:line="320" w:lineRule="auto"/>
        <w:jc w:val="both"/>
      </w:pPr>
      <w:r>
        <w:t>En la versión actual de Voice Protest, el 90% de cada donación a una convocatoria se acredita al saldo de verificación de esa convocatoria, y el 10% restante se transfiere al fondo de sostenibilidad de la plataforma.</w:t>
      </w:r>
    </w:p>
    <w:p w14:paraId="1C8210C8" w14:textId="77777777" w:rsidR="00D24A66" w:rsidRDefault="00D24A66" w:rsidP="00D24A66">
      <w:pPr>
        <w:spacing w:after="160" w:line="320" w:lineRule="auto"/>
        <w:jc w:val="both"/>
      </w:pPr>
      <w:r>
        <w:t>Esta distribución está implementada técnicamente en el sistema de gestión financiera de la plataforma y es configurable mediante variables de entorno del servidor. Cualquier cambio en esta distribución se documentará públicamente.</w:t>
      </w:r>
    </w:p>
    <w:p w14:paraId="44CA881F" w14:textId="77777777" w:rsidR="00D24A66" w:rsidRPr="006558C4" w:rsidRDefault="00D24A66" w:rsidP="00D24A66">
      <w:pPr>
        <w:pStyle w:val="Ttulo2"/>
        <w:rPr>
          <w:color w:val="auto"/>
        </w:rPr>
      </w:pPr>
      <w:bookmarkStart w:id="626" w:name="_Toc232088392"/>
      <w:bookmarkStart w:id="627" w:name="_Toc232096383"/>
      <w:bookmarkStart w:id="628" w:name="_Toc232147280"/>
      <w:r>
        <w:rPr>
          <w:color w:val="auto"/>
        </w:rPr>
        <w:t>7.2 Por qué un reparto explícito</w:t>
      </w:r>
      <w:bookmarkEnd w:id="626"/>
      <w:bookmarkEnd w:id="627"/>
      <w:bookmarkEnd w:id="628"/>
    </w:p>
    <w:p w14:paraId="28D4E155" w14:textId="77777777" w:rsidR="00D24A66" w:rsidRDefault="00D24A66" w:rsidP="00D24A66">
      <w:pPr>
        <w:spacing w:after="160" w:line="320" w:lineRule="auto"/>
        <w:jc w:val="both"/>
      </w:pPr>
      <w:r>
        <w:t>La alternativa a un reparto explícito sería financiar los costes operativos de la plataforma directamente desde un fondo separado, sin tocar las donaciones a convocatorias. Esto sería más limpio desde el punto de vista del donante, pero requeriría una fuente separada de financiación operativa que en la fase actual no existe.</w:t>
      </w:r>
    </w:p>
    <w:p w14:paraId="09D54C14" w14:textId="77777777" w:rsidR="00D24A66" w:rsidRDefault="00D24A66" w:rsidP="00D24A66">
      <w:pPr>
        <w:spacing w:after="160" w:line="320" w:lineRule="auto"/>
        <w:jc w:val="both"/>
      </w:pPr>
      <w:r>
        <w:t>El reparto 90/10 es una solución pragmática que garantiza que la plataforma tiene recursos para operar sin depender de donaciones directas al fondo general — que son más difíciles de motivar que las donaciones a convocatorias concretas con una causa visible.</w:t>
      </w:r>
    </w:p>
    <w:p w14:paraId="56D458B5" w14:textId="77777777" w:rsidR="00D24A66" w:rsidRPr="006558C4" w:rsidRDefault="00D24A66" w:rsidP="00D24A66">
      <w:pPr>
        <w:pStyle w:val="Ttulo2"/>
        <w:rPr>
          <w:color w:val="auto"/>
        </w:rPr>
      </w:pPr>
      <w:bookmarkStart w:id="629" w:name="_Toc232088393"/>
      <w:bookmarkStart w:id="630" w:name="_Toc232096384"/>
      <w:bookmarkStart w:id="631" w:name="_Toc232147281"/>
      <w:r>
        <w:rPr>
          <w:color w:val="auto"/>
        </w:rPr>
        <w:t>7.3 Evolución futura</w:t>
      </w:r>
      <w:bookmarkEnd w:id="629"/>
      <w:bookmarkEnd w:id="630"/>
      <w:bookmarkEnd w:id="631"/>
    </w:p>
    <w:p w14:paraId="2B5BEF7F" w14:textId="77777777" w:rsidR="00D24A66" w:rsidRDefault="00D24A66" w:rsidP="00D24A66">
      <w:pPr>
        <w:spacing w:after="160" w:line="320" w:lineRule="auto"/>
        <w:jc w:val="both"/>
      </w:pPr>
      <w:r>
        <w:t>A medida que la plataforma crezca y el fondo de sostenibilidad acumule reservas suficientes, la proporción destinada a la plataforma podría reducirse. Cualquier cambio se documentará públicamente con antelación.</w:t>
      </w:r>
    </w:p>
    <w:p w14:paraId="00FFA984" w14:textId="77777777" w:rsidR="00D24A66" w:rsidRDefault="00D24A66" w:rsidP="00D24A66">
      <w:r>
        <w:br w:type="page"/>
      </w:r>
    </w:p>
    <w:p w14:paraId="6B16E047" w14:textId="77777777" w:rsidR="00D24A66" w:rsidRPr="006558C4" w:rsidRDefault="00D24A66" w:rsidP="00D24A66">
      <w:pPr>
        <w:pStyle w:val="Ttulo1"/>
        <w:pBdr>
          <w:bottom w:val="single" w:sz="4" w:space="6" w:color="2E6DA4"/>
        </w:pBdr>
        <w:rPr>
          <w:color w:val="auto"/>
        </w:rPr>
      </w:pPr>
      <w:bookmarkStart w:id="632" w:name="_Toc232088394"/>
      <w:bookmarkStart w:id="633" w:name="_Toc232147282"/>
      <w:r>
        <w:rPr>
          <w:color w:val="auto"/>
        </w:rPr>
        <w:lastRenderedPageBreak/>
        <w:t>8. El fondo de sostenibilidad</w:t>
      </w:r>
      <w:bookmarkEnd w:id="632"/>
      <w:bookmarkEnd w:id="633"/>
    </w:p>
    <w:p w14:paraId="67A6EDE4" w14:textId="77777777" w:rsidR="00D24A66" w:rsidRDefault="00D24A66" w:rsidP="00D24A66">
      <w:pPr>
        <w:spacing w:after="160" w:line="320" w:lineRule="auto"/>
        <w:jc w:val="both"/>
      </w:pPr>
      <w:r>
        <w:t>El fondo de sostenibilidad es el mecanismo financiero que garantiza la operación continua de la plataforma independientemente del volumen de convocatorias activas en un momento dado.</w:t>
      </w:r>
    </w:p>
    <w:p w14:paraId="0A013101" w14:textId="77777777" w:rsidR="00D24A66" w:rsidRPr="006558C4" w:rsidRDefault="00D24A66" w:rsidP="00D24A66">
      <w:pPr>
        <w:pStyle w:val="Ttulo2"/>
        <w:rPr>
          <w:color w:val="auto"/>
        </w:rPr>
      </w:pPr>
      <w:bookmarkStart w:id="634" w:name="_Toc232088395"/>
      <w:bookmarkStart w:id="635" w:name="_Toc232096386"/>
      <w:bookmarkStart w:id="636" w:name="_Toc232147283"/>
      <w:r>
        <w:rPr>
          <w:color w:val="auto"/>
        </w:rPr>
        <w:t>8.1 Para qué se usa</w:t>
      </w:r>
      <w:bookmarkEnd w:id="634"/>
      <w:bookmarkEnd w:id="635"/>
      <w:bookmarkEnd w:id="636"/>
    </w:p>
    <w:p w14:paraId="6AC1996D" w14:textId="77777777" w:rsidR="00D24A66" w:rsidRDefault="00D24A66" w:rsidP="00D24A66">
      <w:pPr>
        <w:spacing w:after="160" w:line="320" w:lineRule="auto"/>
        <w:jc w:val="both"/>
      </w:pPr>
      <w:r>
        <w:t>El fondo de sostenibilidad cubre exclusivamente costes operativos de la infraestructura técnica:</w:t>
      </w:r>
    </w:p>
    <w:p w14:paraId="2027CEEE" w14:textId="77777777" w:rsidR="00D24A66" w:rsidRDefault="00D24A66" w:rsidP="006558C4">
      <w:pPr>
        <w:pStyle w:val="Prrafodelista"/>
        <w:numPr>
          <w:ilvl w:val="0"/>
          <w:numId w:val="15"/>
        </w:numPr>
        <w:spacing w:before="80" w:after="80" w:line="276" w:lineRule="auto"/>
      </w:pPr>
      <w:r>
        <w:t>Alojamiento del servidor backend (Railway).</w:t>
      </w:r>
    </w:p>
    <w:p w14:paraId="323A3C41" w14:textId="77777777" w:rsidR="00D24A66" w:rsidRDefault="00D24A66" w:rsidP="006558C4">
      <w:pPr>
        <w:pStyle w:val="Prrafodelista"/>
        <w:numPr>
          <w:ilvl w:val="0"/>
          <w:numId w:val="15"/>
        </w:numPr>
        <w:spacing w:before="80" w:after="80" w:line="276" w:lineRule="auto"/>
      </w:pPr>
      <w:r>
        <w:t>Base de datos (Supabase).</w:t>
      </w:r>
    </w:p>
    <w:p w14:paraId="7F266180" w14:textId="77777777" w:rsidR="00D24A66" w:rsidRDefault="00D24A66" w:rsidP="006558C4">
      <w:pPr>
        <w:pStyle w:val="Prrafodelista"/>
        <w:numPr>
          <w:ilvl w:val="0"/>
          <w:numId w:val="15"/>
        </w:numPr>
        <w:spacing w:before="80" w:after="80" w:line="276" w:lineRule="auto"/>
      </w:pPr>
      <w:r>
        <w:t>Dominio y certificados SSL.</w:t>
      </w:r>
    </w:p>
    <w:p w14:paraId="7E776E2C" w14:textId="77777777" w:rsidR="00D24A66" w:rsidRDefault="00D24A66" w:rsidP="006558C4">
      <w:pPr>
        <w:pStyle w:val="Prrafodelista"/>
        <w:numPr>
          <w:ilvl w:val="0"/>
          <w:numId w:val="15"/>
        </w:numPr>
        <w:spacing w:before="80" w:after="80" w:line="276" w:lineRule="auto"/>
      </w:pPr>
      <w:r>
        <w:t>Auditorías de seguridad externas.</w:t>
      </w:r>
    </w:p>
    <w:p w14:paraId="46CA85CB" w14:textId="77777777" w:rsidR="00D24A66" w:rsidRDefault="00D24A66" w:rsidP="006558C4">
      <w:pPr>
        <w:pStyle w:val="Prrafodelista"/>
        <w:numPr>
          <w:ilvl w:val="0"/>
          <w:numId w:val="15"/>
        </w:numPr>
        <w:spacing w:before="80" w:after="80" w:line="276" w:lineRule="auto"/>
      </w:pPr>
      <w:r>
        <w:t>Costes de desarrollo y mantenimiento del sistema.</w:t>
      </w:r>
    </w:p>
    <w:p w14:paraId="627BA7AB" w14:textId="77777777" w:rsidR="00D24A66" w:rsidRDefault="00D24A66" w:rsidP="006558C4">
      <w:pPr>
        <w:pStyle w:val="Prrafodelista"/>
        <w:numPr>
          <w:ilvl w:val="0"/>
          <w:numId w:val="15"/>
        </w:numPr>
        <w:spacing w:before="80" w:after="80" w:line="276" w:lineRule="auto"/>
      </w:pPr>
      <w:r>
        <w:t>SMS de convocatorias con saldo insuficiente que la plataforma decide subsidiar temporalmente.</w:t>
      </w:r>
    </w:p>
    <w:p w14:paraId="3CDC2CAE" w14:textId="77777777" w:rsidR="00D24A66" w:rsidRDefault="00D24A66" w:rsidP="00D24A66">
      <w:pPr>
        <w:spacing w:after="160" w:line="320" w:lineRule="auto"/>
        <w:jc w:val="both"/>
      </w:pPr>
      <w:r>
        <w:t>El fondo de sostenibilidad no se usa para remunerar a los fundadores o al equipo más allá de los costes reales de su trabajo en el proyecto. Voice Protest no es una empresa con objetivo de beneficio.</w:t>
      </w:r>
    </w:p>
    <w:p w14:paraId="65AAD5B7" w14:textId="77777777" w:rsidR="00D24A66" w:rsidRPr="006558C4" w:rsidRDefault="00D24A66" w:rsidP="00D24A66">
      <w:pPr>
        <w:pStyle w:val="Ttulo2"/>
        <w:rPr>
          <w:color w:val="auto"/>
        </w:rPr>
      </w:pPr>
      <w:bookmarkStart w:id="637" w:name="_Toc232088396"/>
      <w:bookmarkStart w:id="638" w:name="_Toc232096387"/>
      <w:bookmarkStart w:id="639" w:name="_Toc232147284"/>
      <w:r>
        <w:rPr>
          <w:color w:val="auto"/>
        </w:rPr>
        <w:t>8.2 Transparencia del fondo</w:t>
      </w:r>
      <w:bookmarkEnd w:id="637"/>
      <w:bookmarkEnd w:id="638"/>
      <w:bookmarkEnd w:id="639"/>
    </w:p>
    <w:p w14:paraId="65D5CAC2" w14:textId="77777777" w:rsidR="00D24A66" w:rsidRDefault="00D24A66" w:rsidP="00D24A66">
      <w:pPr>
        <w:spacing w:after="160" w:line="320" w:lineRule="auto"/>
        <w:jc w:val="both"/>
      </w:pPr>
      <w:r>
        <w:t>Voice Protest mantiene un registro interno de todos los movimientos del fondo de sostenibilidad: ingresos por reparto de donaciones, ingresos por saldos sobrantes de convocatorias cerradas, y gastos operativos. Este registro está implementado en la tabla platform_fund de la base de datos y en la tabla financial_movements que registra cada movimiento individualmente.</w:t>
      </w:r>
    </w:p>
    <w:p w14:paraId="55D0694A" w14:textId="77777777" w:rsidR="00D24A66" w:rsidRDefault="00D24A66" w:rsidP="00D24A66">
      <w:pPr>
        <w:spacing w:after="160" w:line="320" w:lineRule="auto"/>
        <w:jc w:val="both"/>
      </w:pPr>
      <w:r>
        <w:t>Periódicamente, cuando la plataforma alcance una estabilidad operativa suficiente, se publicarán resúmenes agregados de los movimientos del fondo. En la fase actual, estos registros son internos.</w:t>
      </w:r>
    </w:p>
    <w:p w14:paraId="37641C8B" w14:textId="77777777" w:rsidR="00D24A66" w:rsidRPr="006558C4" w:rsidRDefault="00D24A66" w:rsidP="00D24A66">
      <w:pPr>
        <w:pStyle w:val="Ttulo2"/>
        <w:rPr>
          <w:color w:val="auto"/>
        </w:rPr>
      </w:pPr>
      <w:bookmarkStart w:id="640" w:name="_Toc232088397"/>
      <w:bookmarkStart w:id="641" w:name="_Toc232096388"/>
      <w:bookmarkStart w:id="642" w:name="_Toc232147285"/>
      <w:r>
        <w:rPr>
          <w:color w:val="auto"/>
        </w:rPr>
        <w:t>8.3 Qué NO financia el fondo</w:t>
      </w:r>
      <w:bookmarkEnd w:id="640"/>
      <w:bookmarkEnd w:id="641"/>
      <w:bookmarkEnd w:id="642"/>
    </w:p>
    <w:p w14:paraId="16A7C01D" w14:textId="77777777" w:rsidR="00D24A66" w:rsidRDefault="00D24A66" w:rsidP="00D24A66">
      <w:pPr>
        <w:spacing w:after="160" w:line="320" w:lineRule="auto"/>
        <w:jc w:val="both"/>
      </w:pPr>
      <w:r>
        <w:t>El fondo de sostenibilidad no puede ser usado para financiar campañas de publicidad de la plataforma, para pagar a influencers o creadores de contenido que promuevan Voice Protest, ni para ningún otro uso que no sea estrictamente operativo. Esta restricción es deliberada: Voice Protest crece por la calidad de su propuesta, no por marketing.</w:t>
      </w:r>
    </w:p>
    <w:p w14:paraId="3C81D42E" w14:textId="77777777" w:rsidR="00D24A66" w:rsidRDefault="00D24A66" w:rsidP="00D24A66">
      <w:r>
        <w:br w:type="page"/>
      </w:r>
    </w:p>
    <w:p w14:paraId="5BB5B2AA" w14:textId="77777777" w:rsidR="00D24A66" w:rsidRPr="006558C4" w:rsidRDefault="00D24A66" w:rsidP="00D24A66">
      <w:pPr>
        <w:pStyle w:val="Ttulo1"/>
        <w:pBdr>
          <w:bottom w:val="single" w:sz="4" w:space="6" w:color="2E6DA4"/>
        </w:pBdr>
        <w:rPr>
          <w:color w:val="auto"/>
        </w:rPr>
      </w:pPr>
      <w:bookmarkStart w:id="643" w:name="_Toc232088398"/>
      <w:bookmarkStart w:id="644" w:name="_Toc232147286"/>
      <w:r>
        <w:rPr>
          <w:color w:val="auto"/>
        </w:rPr>
        <w:lastRenderedPageBreak/>
        <w:t>9. Transparencia financiera</w:t>
      </w:r>
      <w:bookmarkEnd w:id="643"/>
      <w:bookmarkEnd w:id="644"/>
    </w:p>
    <w:p w14:paraId="6494084F" w14:textId="77777777" w:rsidR="00D24A66" w:rsidRDefault="00D24A66" w:rsidP="00D24A66">
      <w:pPr>
        <w:spacing w:after="160" w:line="320" w:lineRule="auto"/>
        <w:jc w:val="both"/>
      </w:pPr>
      <w:r>
        <w:t>La transparencia financiera es una promesa que Voice Protest hace a sus usuarios y donantes. Pero la honestidad exige reconocer que en la fase actual — antes de la constitución de la entidad legal y la integración de sistemas de pago automáticos — esa transparencia es parcial.</w:t>
      </w:r>
    </w:p>
    <w:p w14:paraId="1E0FB5C3" w14:textId="77777777" w:rsidR="00D24A66" w:rsidRPr="006558C4" w:rsidRDefault="00D24A66" w:rsidP="00D24A66">
      <w:pPr>
        <w:pStyle w:val="Ttulo2"/>
        <w:rPr>
          <w:color w:val="auto"/>
        </w:rPr>
      </w:pPr>
      <w:bookmarkStart w:id="645" w:name="_Toc232088399"/>
      <w:bookmarkStart w:id="646" w:name="_Toc232096390"/>
      <w:bookmarkStart w:id="647" w:name="_Toc232147287"/>
      <w:r>
        <w:rPr>
          <w:color w:val="auto"/>
        </w:rPr>
        <w:t>9.1 Lo que existe hoy</w:t>
      </w:r>
      <w:bookmarkEnd w:id="645"/>
      <w:bookmarkEnd w:id="646"/>
      <w:bookmarkEnd w:id="647"/>
    </w:p>
    <w:p w14:paraId="5BBCC55E" w14:textId="77777777" w:rsidR="00D24A66" w:rsidRDefault="00D24A66" w:rsidP="00D24A66">
      <w:pPr>
        <w:spacing w:after="160" w:line="320" w:lineRule="auto"/>
        <w:jc w:val="both"/>
      </w:pPr>
      <w:r>
        <w:t>Voice Protest mantiene actualmente:</w:t>
      </w:r>
    </w:p>
    <w:p w14:paraId="73EC8495" w14:textId="77777777" w:rsidR="00D24A66" w:rsidRDefault="00D24A66" w:rsidP="006558C4">
      <w:pPr>
        <w:pStyle w:val="Prrafodelista"/>
        <w:numPr>
          <w:ilvl w:val="0"/>
          <w:numId w:val="15"/>
        </w:numPr>
        <w:spacing w:before="80" w:after="80" w:line="276" w:lineRule="auto"/>
      </w:pPr>
      <w:r>
        <w:t>Un registro técnico interno de todos los movimientos financieros en la tabla financial_movements de la base de datos.</w:t>
      </w:r>
    </w:p>
    <w:p w14:paraId="53A73560" w14:textId="77777777" w:rsidR="00D24A66" w:rsidRDefault="00D24A66" w:rsidP="006558C4">
      <w:pPr>
        <w:pStyle w:val="Prrafodelista"/>
        <w:numPr>
          <w:ilvl w:val="0"/>
          <w:numId w:val="15"/>
        </w:numPr>
        <w:spacing w:before="80" w:after="80" w:line="276" w:lineRule="auto"/>
      </w:pPr>
      <w:r>
        <w:t>Una tabla platform_fund que registra los ingresos y gastos del fondo de sostenibilidad.</w:t>
      </w:r>
    </w:p>
    <w:p w14:paraId="50B7776B" w14:textId="77777777" w:rsidR="00D24A66" w:rsidRDefault="00D24A66" w:rsidP="006558C4">
      <w:pPr>
        <w:pStyle w:val="Prrafodelista"/>
        <w:numPr>
          <w:ilvl w:val="0"/>
          <w:numId w:val="15"/>
        </w:numPr>
        <w:spacing w:before="80" w:after="80" w:line="276" w:lineRule="auto"/>
      </w:pPr>
      <w:r>
        <w:t>El desglose de cada donación en sus componentes (parte a la convocatoria, parte al fondo).</w:t>
      </w:r>
    </w:p>
    <w:p w14:paraId="296D3204" w14:textId="77777777" w:rsidR="00D24A66" w:rsidRDefault="00D24A66" w:rsidP="006558C4">
      <w:pPr>
        <w:pStyle w:val="Prrafodelista"/>
        <w:numPr>
          <w:ilvl w:val="0"/>
          <w:numId w:val="15"/>
        </w:numPr>
        <w:spacing w:before="80" w:after="80" w:line="276" w:lineRule="auto"/>
      </w:pPr>
      <w:r>
        <w:t>El registro de saldos sobrantes transferidos al fondo en cada cierre de convocatoria.</w:t>
      </w:r>
    </w:p>
    <w:p w14:paraId="5D249DBE" w14:textId="77777777" w:rsidR="00D24A66" w:rsidRPr="006558C4" w:rsidRDefault="00D24A66" w:rsidP="00D24A66">
      <w:pPr>
        <w:pStyle w:val="Ttulo2"/>
        <w:rPr>
          <w:color w:val="auto"/>
        </w:rPr>
      </w:pPr>
      <w:bookmarkStart w:id="648" w:name="_Toc232088400"/>
      <w:bookmarkStart w:id="649" w:name="_Toc232096391"/>
      <w:bookmarkStart w:id="650" w:name="_Toc232147288"/>
      <w:r>
        <w:rPr>
          <w:color w:val="auto"/>
        </w:rPr>
        <w:t>9.2 Lo que se publicará</w:t>
      </w:r>
      <w:bookmarkEnd w:id="648"/>
      <w:bookmarkEnd w:id="649"/>
      <w:bookmarkEnd w:id="650"/>
    </w:p>
    <w:p w14:paraId="60C45724" w14:textId="77777777" w:rsidR="00D24A66" w:rsidRDefault="00D24A66" w:rsidP="00D24A66">
      <w:pPr>
        <w:spacing w:after="160" w:line="320" w:lineRule="auto"/>
        <w:jc w:val="both"/>
      </w:pPr>
      <w:r>
        <w:t>Una vez que la entidad legal (Stichting Voice Protest en los Países Bajos) esté constituida y los sistemas de pago automáticos estén integrados, Voice Protest se compromete a publicar periódicamente resúmenes agregados que incluirán:</w:t>
      </w:r>
    </w:p>
    <w:p w14:paraId="674FE71A" w14:textId="77777777" w:rsidR="00D24A66" w:rsidRDefault="00D24A66" w:rsidP="00D24A66">
      <w:pPr>
        <w:pStyle w:val="Prrafodelista"/>
        <w:numPr>
          <w:ilvl w:val="0"/>
          <w:numId w:val="15"/>
        </w:numPr>
        <w:spacing w:before="80" w:after="80"/>
      </w:pPr>
      <w:r>
        <w:t>Total de donaciones recibidas en el período.</w:t>
      </w:r>
    </w:p>
    <w:p w14:paraId="7F61C747" w14:textId="77777777" w:rsidR="00D24A66" w:rsidRDefault="00D24A66" w:rsidP="00D24A66">
      <w:pPr>
        <w:pStyle w:val="Prrafodelista"/>
        <w:numPr>
          <w:ilvl w:val="0"/>
          <w:numId w:val="15"/>
        </w:numPr>
        <w:spacing w:before="80" w:after="80"/>
      </w:pPr>
      <w:r>
        <w:t>Distribución entre convocatorias y fondo de sostenibilidad.</w:t>
      </w:r>
    </w:p>
    <w:p w14:paraId="6526F224" w14:textId="77777777" w:rsidR="00D24A66" w:rsidRDefault="00D24A66" w:rsidP="00D24A66">
      <w:pPr>
        <w:pStyle w:val="Prrafodelista"/>
        <w:numPr>
          <w:ilvl w:val="0"/>
          <w:numId w:val="15"/>
        </w:numPr>
        <w:spacing w:before="80" w:after="80"/>
      </w:pPr>
      <w:r>
        <w:t>Total de costes de verificación (SMS) cubiertos.</w:t>
      </w:r>
    </w:p>
    <w:p w14:paraId="222438F4" w14:textId="77777777" w:rsidR="00D24A66" w:rsidRDefault="00D24A66" w:rsidP="00D24A66">
      <w:pPr>
        <w:pStyle w:val="Prrafodelista"/>
        <w:numPr>
          <w:ilvl w:val="0"/>
          <w:numId w:val="15"/>
        </w:numPr>
        <w:spacing w:before="80" w:after="80"/>
      </w:pPr>
      <w:r>
        <w:t>Balance del fondo de sostenibilidad.</w:t>
      </w:r>
    </w:p>
    <w:p w14:paraId="62A9B55E" w14:textId="77777777" w:rsidR="00D24A66" w:rsidRDefault="00D24A66" w:rsidP="00D24A66">
      <w:pPr>
        <w:pStyle w:val="Prrafodelista"/>
        <w:numPr>
          <w:ilvl w:val="0"/>
          <w:numId w:val="15"/>
        </w:numPr>
        <w:spacing w:before="80" w:after="80"/>
      </w:pPr>
      <w:r>
        <w:t>Gastos operativos del período por categoría.</w:t>
      </w:r>
    </w:p>
    <w:p w14:paraId="239FB0FD" w14:textId="77777777" w:rsidR="00D24A66" w:rsidRDefault="00D24A66" w:rsidP="00D24A66">
      <w:pPr>
        <w:spacing w:after="160" w:line="320" w:lineRule="auto"/>
        <w:jc w:val="both"/>
      </w:pPr>
      <w:r>
        <w:t>Estos resúmenes no revelarán información sobre donantes individuales ni sobre convocatorias específicas que pudieran comprometer la privacidad de convocantes o participantes.</w:t>
      </w:r>
    </w:p>
    <w:p w14:paraId="4055AB95" w14:textId="77777777" w:rsidR="00D24A66" w:rsidRPr="006558C4" w:rsidRDefault="00D24A66" w:rsidP="00D24A66">
      <w:pPr>
        <w:pStyle w:val="Ttulo2"/>
        <w:rPr>
          <w:color w:val="auto"/>
        </w:rPr>
      </w:pPr>
      <w:bookmarkStart w:id="651" w:name="_Toc232088401"/>
      <w:bookmarkStart w:id="652" w:name="_Toc232096392"/>
      <w:bookmarkStart w:id="653" w:name="_Toc232147289"/>
      <w:r>
        <w:rPr>
          <w:color w:val="auto"/>
        </w:rPr>
        <w:t>9.3 La promesa y sus límites</w:t>
      </w:r>
      <w:bookmarkEnd w:id="651"/>
      <w:bookmarkEnd w:id="652"/>
      <w:bookmarkEnd w:id="653"/>
    </w:p>
    <w:p w14:paraId="31A44C85" w14:textId="77777777" w:rsidR="00D24A66" w:rsidRDefault="00D24A66" w:rsidP="00D24A66">
      <w:pPr>
        <w:spacing w:after="160" w:line="320" w:lineRule="auto"/>
        <w:jc w:val="both"/>
      </w:pPr>
      <w:r>
        <w:t>Voice Protest no puede comprometerse hoy con una fecha concreta para la publicación de los primeros informes financieros públicos, porque esa fecha depende de la constitución de la entidad legal y de la integración de los sistemas de pago — procesos con plazos inciertos. Lo que sí puede comprometerse es a documentar públicamente cualquier cambio en la política de transparencia financiera y a mantener los registros internos con el rigor suficiente para que, cuando se publiquen, reflejen fielmente la historia financiera de la plataforma.</w:t>
      </w:r>
    </w:p>
    <w:p w14:paraId="0718588C" w14:textId="77777777" w:rsidR="00D24A66" w:rsidRDefault="00D24A66" w:rsidP="00D24A66">
      <w:r>
        <w:br w:type="page"/>
      </w:r>
    </w:p>
    <w:p w14:paraId="4C099840" w14:textId="77777777" w:rsidR="00D24A66" w:rsidRPr="006558C4" w:rsidRDefault="00D24A66" w:rsidP="00D24A66">
      <w:pPr>
        <w:pStyle w:val="Ttulo1"/>
        <w:pBdr>
          <w:bottom w:val="single" w:sz="4" w:space="6" w:color="2E6DA4"/>
        </w:pBdr>
        <w:rPr>
          <w:color w:val="auto"/>
        </w:rPr>
      </w:pPr>
      <w:bookmarkStart w:id="654" w:name="_Toc232088402"/>
      <w:bookmarkStart w:id="655" w:name="_Toc232147290"/>
      <w:r>
        <w:rPr>
          <w:color w:val="auto"/>
        </w:rPr>
        <w:lastRenderedPageBreak/>
        <w:t>10. El riesgo de captura económica</w:t>
      </w:r>
      <w:bookmarkEnd w:id="654"/>
      <w:bookmarkEnd w:id="655"/>
    </w:p>
    <w:p w14:paraId="27229B3B" w14:textId="77777777" w:rsidR="00D24A66" w:rsidRDefault="00D24A66" w:rsidP="00D24A66">
      <w:pPr>
        <w:spacing w:after="160" w:line="320" w:lineRule="auto"/>
        <w:jc w:val="both"/>
      </w:pPr>
      <w:r>
        <w:t>La captura económica es el proceso por el cual los intereses de los financiadores de una organización terminan influyendo en sus decisiones, de forma gradual e imperceptible. Es uno de los riesgos más serios para cualquier organización que pretende servir al interés público.</w:t>
      </w:r>
    </w:p>
    <w:p w14:paraId="75A9E0F3" w14:textId="77777777" w:rsidR="00D24A66" w:rsidRPr="006558C4" w:rsidRDefault="00D24A66" w:rsidP="00D24A66">
      <w:pPr>
        <w:pStyle w:val="Ttulo2"/>
        <w:rPr>
          <w:color w:val="auto"/>
        </w:rPr>
      </w:pPr>
      <w:bookmarkStart w:id="656" w:name="_Toc232088403"/>
      <w:bookmarkStart w:id="657" w:name="_Toc232096394"/>
      <w:bookmarkStart w:id="658" w:name="_Toc232147291"/>
      <w:r>
        <w:rPr>
          <w:color w:val="auto"/>
        </w:rPr>
        <w:t>10.1 Cómo ocurre la captura</w:t>
      </w:r>
      <w:bookmarkEnd w:id="656"/>
      <w:bookmarkEnd w:id="657"/>
      <w:bookmarkEnd w:id="658"/>
    </w:p>
    <w:p w14:paraId="1127C52A" w14:textId="77777777" w:rsidR="00D24A66" w:rsidRDefault="00D24A66" w:rsidP="00D24A66">
      <w:pPr>
        <w:spacing w:after="160" w:line="320" w:lineRule="auto"/>
        <w:jc w:val="both"/>
      </w:pPr>
      <w:r>
        <w:t>La captura económica no suele ocurrir de forma abrupta. Ocurre de forma gradual:</w:t>
      </w:r>
    </w:p>
    <w:p w14:paraId="3DC38B8A" w14:textId="77777777" w:rsidR="00D24A66" w:rsidRDefault="00D24A66" w:rsidP="006558C4">
      <w:pPr>
        <w:pStyle w:val="Prrafodelista"/>
        <w:numPr>
          <w:ilvl w:val="0"/>
          <w:numId w:val="15"/>
        </w:numPr>
        <w:spacing w:before="80" w:after="80" w:line="276" w:lineRule="auto"/>
      </w:pPr>
      <w:r>
        <w:t>Una organización con dificultades de financiación acepta una donación grande de una fundación con vínculos institucionales, convenciéndose de que es una excepción.</w:t>
      </w:r>
    </w:p>
    <w:p w14:paraId="11CCF837" w14:textId="77777777" w:rsidR="00D24A66" w:rsidRDefault="00D24A66" w:rsidP="006558C4">
      <w:pPr>
        <w:pStyle w:val="Prrafodelista"/>
        <w:numPr>
          <w:ilvl w:val="0"/>
          <w:numId w:val="15"/>
        </w:numPr>
        <w:spacing w:before="80" w:after="80" w:line="276" w:lineRule="auto"/>
      </w:pPr>
      <w:r>
        <w:t>La siguiente vez que esa fundación realiza una donación, viene con una condición pequeña y razonable que parece fácil de aceptar.</w:t>
      </w:r>
    </w:p>
    <w:p w14:paraId="7F5B099A" w14:textId="77777777" w:rsidR="00D24A66" w:rsidRDefault="00D24A66" w:rsidP="006558C4">
      <w:pPr>
        <w:pStyle w:val="Prrafodelista"/>
        <w:numPr>
          <w:ilvl w:val="0"/>
          <w:numId w:val="15"/>
        </w:numPr>
        <w:spacing w:before="80" w:after="80" w:line="276" w:lineRule="auto"/>
      </w:pPr>
      <w:r>
        <w:t>Con el tiempo, las condiciones se vuelven más sustanciales y la organización ya ha creado una dependencia estructural del financiador que hace muy difícil rechazarlas.</w:t>
      </w:r>
    </w:p>
    <w:p w14:paraId="628C5EEA" w14:textId="77777777" w:rsidR="00D24A66" w:rsidRPr="006558C4" w:rsidRDefault="00D24A66" w:rsidP="00D24A66">
      <w:pPr>
        <w:pStyle w:val="Ttulo2"/>
        <w:rPr>
          <w:color w:val="auto"/>
        </w:rPr>
      </w:pPr>
      <w:bookmarkStart w:id="659" w:name="_Toc232088404"/>
      <w:bookmarkStart w:id="660" w:name="_Toc232096395"/>
      <w:bookmarkStart w:id="661" w:name="_Toc232147292"/>
      <w:r>
        <w:rPr>
          <w:color w:val="auto"/>
        </w:rPr>
        <w:t>10.2 La defensa estructural de Voice Protest</w:t>
      </w:r>
      <w:bookmarkEnd w:id="659"/>
      <w:bookmarkEnd w:id="660"/>
      <w:bookmarkEnd w:id="661"/>
    </w:p>
    <w:p w14:paraId="3E222E85" w14:textId="77777777" w:rsidR="00D24A66" w:rsidRDefault="00D24A66" w:rsidP="00D24A66">
      <w:pPr>
        <w:spacing w:after="160" w:line="320" w:lineRule="auto"/>
        <w:jc w:val="both"/>
      </w:pPr>
      <w:r>
        <w:t>La defensa más eficaz contra la captura económica no es la virtud individual de los fundadores — es la estructura que hace la captura imposible o extremadamente difícil. Voice Protest implementa esta defensa mediante:</w:t>
      </w:r>
    </w:p>
    <w:p w14:paraId="405F734B" w14:textId="77777777" w:rsidR="00D24A66" w:rsidRDefault="00D24A66" w:rsidP="006558C4">
      <w:pPr>
        <w:pStyle w:val="Prrafodelista"/>
        <w:numPr>
          <w:ilvl w:val="0"/>
          <w:numId w:val="15"/>
        </w:numPr>
        <w:spacing w:before="80" w:after="80" w:line="276" w:lineRule="auto"/>
      </w:pPr>
      <w:r>
        <w:t>La prohibición explícita de donaciones de personas jurídicas — elimina la fuente más habitual de captura institucional.</w:t>
      </w:r>
    </w:p>
    <w:p w14:paraId="28D6C8F5" w14:textId="77777777" w:rsidR="00D24A66" w:rsidRDefault="00D24A66" w:rsidP="006558C4">
      <w:pPr>
        <w:pStyle w:val="Prrafodelista"/>
        <w:numPr>
          <w:ilvl w:val="0"/>
          <w:numId w:val="15"/>
        </w:numPr>
        <w:spacing w:before="80" w:after="80" w:line="276" w:lineRule="auto"/>
      </w:pPr>
      <w:r>
        <w:t>Los límites por donación — impiden que una sola persona acumule una influencia económica desproporcionada.</w:t>
      </w:r>
    </w:p>
    <w:p w14:paraId="52E82822" w14:textId="77777777" w:rsidR="00D24A66" w:rsidRDefault="00D24A66" w:rsidP="006558C4">
      <w:pPr>
        <w:pStyle w:val="Prrafodelista"/>
        <w:numPr>
          <w:ilvl w:val="0"/>
          <w:numId w:val="15"/>
        </w:numPr>
        <w:spacing w:before="80" w:after="80" w:line="276" w:lineRule="auto"/>
      </w:pPr>
      <w:r>
        <w:t>El código abierto — cualquier cambio en la política de moderación o en el comportamiento del sistema es visible para cualquier desarrollador que revise el repositorio.</w:t>
      </w:r>
    </w:p>
    <w:p w14:paraId="2F5884FB" w14:textId="77777777" w:rsidR="00D24A66" w:rsidRDefault="00D24A66" w:rsidP="006558C4">
      <w:pPr>
        <w:pStyle w:val="Prrafodelista"/>
        <w:numPr>
          <w:ilvl w:val="0"/>
          <w:numId w:val="15"/>
        </w:numPr>
        <w:spacing w:before="80" w:after="80" w:line="276" w:lineRule="auto"/>
      </w:pPr>
      <w:r>
        <w:t>El modelo de financiación distribuida — cuanto más distribuidas estén las donaciones entre muchos ciudadanos pequeños, menos dependencia hay de ningún donante específico.</w:t>
      </w:r>
    </w:p>
    <w:p w14:paraId="71F268D9" w14:textId="77777777" w:rsidR="00D24A66" w:rsidRPr="006558C4" w:rsidRDefault="00D24A66" w:rsidP="00D24A66">
      <w:pPr>
        <w:pStyle w:val="Ttulo2"/>
        <w:rPr>
          <w:color w:val="auto"/>
        </w:rPr>
      </w:pPr>
      <w:bookmarkStart w:id="662" w:name="_Toc232088405"/>
      <w:bookmarkStart w:id="663" w:name="_Toc232096396"/>
      <w:bookmarkStart w:id="664" w:name="_Toc232147293"/>
      <w:r>
        <w:rPr>
          <w:color w:val="auto"/>
        </w:rPr>
        <w:t>10.3 El riesgo residual</w:t>
      </w:r>
      <w:bookmarkEnd w:id="662"/>
      <w:bookmarkEnd w:id="663"/>
      <w:bookmarkEnd w:id="664"/>
    </w:p>
    <w:p w14:paraId="7BAD3A99" w14:textId="77777777" w:rsidR="00D24A66" w:rsidRDefault="00D24A66" w:rsidP="00D24A66">
      <w:pPr>
        <w:spacing w:after="160" w:line="320" w:lineRule="auto"/>
        <w:jc w:val="both"/>
      </w:pPr>
      <w:r>
        <w:t>Ninguna estructura es perfectamente inmune a la captura. Los fundadores de Voice Protest podrían tomar decisiones que contradigan estos principios. El código podría ser modificado para permitir comportamientos que la política prohíbe. La entidad legal podría cambiar sus estatutos.</w:t>
      </w:r>
    </w:p>
    <w:p w14:paraId="3FAE03D5" w14:textId="77777777" w:rsidR="00D24A66" w:rsidRDefault="00D24A66" w:rsidP="00D24A66">
      <w:pPr>
        <w:spacing w:after="160" w:line="320" w:lineRule="auto"/>
        <w:jc w:val="both"/>
      </w:pPr>
      <w:r>
        <w:t xml:space="preserve">La única defensa última contra estos escenarios es la combinación de código abierto y comunidad activa: si Voice Protest traiciona sus principios, la comunidad técnica que audita el código puede detectarlo, y cualquier organización puede crear una copia (fork) del </w:t>
        <w:lastRenderedPageBreak/>
        <w:t>repositorio bajo la licencia AGPL 3.0 y operar una instancia alternativa con los principios originales.</w:t>
      </w:r>
    </w:p>
    <w:p w14:paraId="11D5CCC9" w14:textId="77777777" w:rsidR="00D24A66" w:rsidRDefault="00D24A66" w:rsidP="00D24A66">
      <w:r>
        <w:br w:type="page"/>
      </w:r>
    </w:p>
    <w:p w14:paraId="521DFCA8" w14:textId="77777777" w:rsidR="00D24A66" w:rsidRPr="006558C4" w:rsidRDefault="00D24A66" w:rsidP="00D24A66">
      <w:pPr>
        <w:pStyle w:val="Ttulo1"/>
        <w:pBdr>
          <w:bottom w:val="single" w:sz="4" w:space="6" w:color="2E6DA4"/>
        </w:pBdr>
        <w:rPr>
          <w:color w:val="auto"/>
        </w:rPr>
      </w:pPr>
      <w:bookmarkStart w:id="665" w:name="_Toc232088406"/>
      <w:bookmarkStart w:id="666" w:name="_Toc232147294"/>
      <w:r>
        <w:rPr>
          <w:color w:val="auto"/>
        </w:rPr>
        <w:lastRenderedPageBreak/>
        <w:t>11. La independencia estructural</w:t>
      </w:r>
      <w:bookmarkEnd w:id="665"/>
      <w:bookmarkEnd w:id="666"/>
    </w:p>
    <w:p w14:paraId="6372975D" w14:textId="77777777" w:rsidR="00D24A66" w:rsidRDefault="00D24A66" w:rsidP="00D24A66">
      <w:pPr>
        <w:spacing w:after="160" w:line="320" w:lineRule="auto"/>
        <w:jc w:val="both"/>
      </w:pPr>
      <w:r>
        <w:t>La independencia de Voice Protest no es una declaración de intenciones. Es el resultado de un conjunto de decisiones de diseño — técnicas, económicas y jurídicas — que hacen que la dependencia de intereses particulares sea estructuralmente difícil.</w:t>
      </w:r>
    </w:p>
    <w:p w14:paraId="3E25BEED" w14:textId="77777777" w:rsidR="00D24A66" w:rsidRPr="006558C4" w:rsidRDefault="00D24A66" w:rsidP="00D24A66">
      <w:pPr>
        <w:pStyle w:val="Ttulo2"/>
        <w:rPr>
          <w:color w:val="auto"/>
        </w:rPr>
      </w:pPr>
      <w:bookmarkStart w:id="667" w:name="_Toc232088407"/>
      <w:bookmarkStart w:id="668" w:name="_Toc232096398"/>
      <w:bookmarkStart w:id="669" w:name="_Toc232147295"/>
      <w:r>
        <w:rPr>
          <w:color w:val="auto"/>
        </w:rPr>
        <w:t>11.1 Los pilares de la independencia</w:t>
      </w:r>
      <w:bookmarkEnd w:id="667"/>
      <w:bookmarkEnd w:id="668"/>
      <w:bookmarkEnd w:id="669"/>
    </w:p>
    <w:p w14:paraId="491A5267" w14:textId="77777777" w:rsidR="00D24A66" w:rsidRPr="006558C4" w:rsidRDefault="00D24A66" w:rsidP="00D24A66">
      <w:pPr>
        <w:pStyle w:val="Ttulo3"/>
        <w:rPr>
          <w:color w:val="auto"/>
        </w:rPr>
      </w:pPr>
      <w:bookmarkStart w:id="670" w:name="_Toc232088408"/>
      <w:bookmarkStart w:id="671" w:name="_Toc232096399"/>
      <w:bookmarkStart w:id="672" w:name="_Toc232147296"/>
      <w:r>
        <w:rPr>
          <w:color w:val="auto"/>
        </w:rPr>
        <w:t>Código abierto bajo AGPL 3.0</w:t>
      </w:r>
      <w:bookmarkEnd w:id="670"/>
      <w:bookmarkEnd w:id="671"/>
      <w:bookmarkEnd w:id="672"/>
    </w:p>
    <w:p w14:paraId="11D81E20" w14:textId="77777777" w:rsidR="00D24A66" w:rsidRDefault="00D24A66" w:rsidP="00D24A66">
      <w:pPr>
        <w:spacing w:after="160" w:line="320" w:lineRule="auto"/>
        <w:jc w:val="both"/>
      </w:pPr>
      <w:r>
        <w:t>La licencia AGPL 3.0 garantiza que cualquier modificación del código — incluyendo versiones desplegadas en servidores remotos — debe ser también publicada como código abierto. Esto hace que cualquier cambio en el comportamiento de la plataforma sea auditable por cualquier desarrollador del mundo.</w:t>
      </w:r>
    </w:p>
    <w:p w14:paraId="2B0869E6" w14:textId="77777777" w:rsidR="00D24A66" w:rsidRPr="006558C4" w:rsidRDefault="00D24A66" w:rsidP="00D24A66">
      <w:pPr>
        <w:pStyle w:val="Ttulo3"/>
        <w:rPr>
          <w:color w:val="auto"/>
        </w:rPr>
      </w:pPr>
      <w:bookmarkStart w:id="673" w:name="_Toc232088409"/>
      <w:bookmarkStart w:id="674" w:name="_Toc232096400"/>
      <w:bookmarkStart w:id="675" w:name="_Toc232147297"/>
      <w:r>
        <w:rPr>
          <w:color w:val="auto"/>
        </w:rPr>
        <w:t xml:space="preserve">Financiación </w:t>
      </w:r>
      <w:del w:id="9023" w:author="Auditor" w:date="2026-06-14T00:00:00Z">
        <w:r>
          <w:rPr>
            <w:color w:val="auto"/>
          </w:rPr>
          <w:delText>exclusivamente ciudadana</w:delText>
        </w:r>
      </w:del>
      <w:ins w:id="9024" w:author="Auditor" w:date="2026-06-14T00:00:00Z">
        <w:r>
          <w:rPr>
            <w:color w:val="auto"/>
          </w:rPr>
          <w:t>con política actual de aportaciones exclusivamente ciudadanas</w:t>
        </w:r>
      </w:ins>
      <w:bookmarkEnd w:id="673"/>
      <w:bookmarkEnd w:id="674"/>
      <w:bookmarkEnd w:id="675"/>
    </w:p>
    <w:p w14:paraId="7CD35FD6" w14:textId="77777777" w:rsidR="00D24A66" w:rsidRDefault="00D24A66" w:rsidP="00D24A66">
      <w:pPr>
        <w:spacing w:after="160" w:line="320" w:lineRule="auto"/>
        <w:jc w:val="both"/>
      </w:pPr>
      <w:r>
        <w:t>La prohibición de publicidad, venta de datos y financiación institucional elimina las tres fuentes de dependencia más habituales en plataformas digitales.</w:t>
      </w:r>
    </w:p>
    <w:p w14:paraId="5410994A" w14:textId="77777777" w:rsidR="00D24A66" w:rsidRPr="006558C4" w:rsidRDefault="00D24A66" w:rsidP="00D24A66">
      <w:pPr>
        <w:pStyle w:val="Ttulo3"/>
        <w:rPr>
          <w:color w:val="auto"/>
        </w:rPr>
      </w:pPr>
      <w:bookmarkStart w:id="676" w:name="_Toc232088410"/>
      <w:bookmarkStart w:id="677" w:name="_Toc232096401"/>
      <w:bookmarkStart w:id="678" w:name="_Toc232147298"/>
      <w:r>
        <w:rPr>
          <w:color w:val="auto"/>
        </w:rPr>
        <w:t>Infraestructura sustituible</w:t>
      </w:r>
      <w:bookmarkEnd w:id="676"/>
      <w:bookmarkEnd w:id="677"/>
      <w:bookmarkEnd w:id="678"/>
    </w:p>
    <w:p w14:paraId="1BD5922A" w14:textId="77777777" w:rsidR="00D24A66" w:rsidRDefault="00D24A66" w:rsidP="00D24A66">
      <w:pPr>
        <w:spacing w:after="160" w:line="320" w:lineRule="auto"/>
        <w:jc w:val="both"/>
      </w:pPr>
      <w:r>
        <w:t>Voice Protest no está atada a ningún proveedor de infraestructura específico. El diseño del sistema permite migrar de Railway a cualquier otro proveedor de hosting, de Supabase a cualquier otra base de datos PostgreSQL, de Twilio a cualquier otro proveedor de SMS. La dependencia de proveedores individuales es real pero no irreversible.</w:t>
      </w:r>
    </w:p>
    <w:p w14:paraId="6B550669" w14:textId="77777777" w:rsidR="00D24A66" w:rsidRPr="006558C4" w:rsidRDefault="00D24A66" w:rsidP="00D24A66">
      <w:pPr>
        <w:pStyle w:val="Ttulo3"/>
        <w:rPr>
          <w:color w:val="auto"/>
        </w:rPr>
      </w:pPr>
      <w:bookmarkStart w:id="679" w:name="_Toc232088411"/>
      <w:bookmarkStart w:id="680" w:name="_Toc232096402"/>
      <w:bookmarkStart w:id="681" w:name="_Toc232147299"/>
      <w:r>
        <w:rPr>
          <w:color w:val="auto"/>
        </w:rPr>
        <w:t>Pseudonimato por diseño</w:t>
      </w:r>
      <w:bookmarkEnd w:id="679"/>
      <w:bookmarkEnd w:id="680"/>
      <w:bookmarkEnd w:id="681"/>
    </w:p>
    <w:p w14:paraId="37E3C9FB" w14:textId="77777777" w:rsidR="00D24A66" w:rsidRDefault="00D24A66" w:rsidP="00D24A66">
      <w:pPr>
        <w:spacing w:after="160" w:line="320" w:lineRule="auto"/>
        <w:jc w:val="both"/>
      </w:pPr>
      <w:r>
        <w:t>La arquitectura criptográfica del sistema hace que Voice Protest no pueda revelar la identidad de los participantes aunque quisiera hacerlo — porque esa identidad nunca se almacena. La independencia frente a presiones para revelar datos de participantes está garantizada por el diseño, no solo por la política.</w:t>
      </w:r>
    </w:p>
    <w:p w14:paraId="38C861F3" w14:textId="77777777" w:rsidR="00D24A66" w:rsidRPr="006558C4" w:rsidRDefault="00D24A66" w:rsidP="00D24A66">
      <w:pPr>
        <w:pStyle w:val="Ttulo2"/>
        <w:rPr>
          <w:color w:val="auto"/>
        </w:rPr>
      </w:pPr>
      <w:bookmarkStart w:id="682" w:name="_Toc232088412"/>
      <w:bookmarkStart w:id="683" w:name="_Toc232096403"/>
      <w:bookmarkStart w:id="684" w:name="_Toc232147300"/>
      <w:r>
        <w:rPr>
          <w:color w:val="auto"/>
        </w:rPr>
        <w:t>11.2 Los límites de la independencia</w:t>
      </w:r>
      <w:bookmarkEnd w:id="682"/>
      <w:bookmarkEnd w:id="683"/>
      <w:bookmarkEnd w:id="684"/>
    </w:p>
    <w:p w14:paraId="7A6270DB" w14:textId="77777777" w:rsidR="00D24A66" w:rsidRDefault="00D24A66" w:rsidP="00D24A66">
      <w:pPr>
        <w:spacing w:after="160" w:line="320" w:lineRule="auto"/>
        <w:jc w:val="both"/>
      </w:pPr>
      <w:r>
        <w:t>La independencia estructural tiene límites que la honestidad intelectual obliga a reconocer:</w:t>
      </w:r>
    </w:p>
    <w:p w14:paraId="2D9069A3" w14:textId="77777777" w:rsidR="00D24A66" w:rsidRDefault="00D24A66" w:rsidP="006558C4">
      <w:pPr>
        <w:pStyle w:val="Prrafodelista"/>
        <w:numPr>
          <w:ilvl w:val="0"/>
          <w:numId w:val="15"/>
        </w:numPr>
        <w:spacing w:before="80" w:after="80" w:line="276" w:lineRule="auto"/>
      </w:pPr>
      <w:r>
        <w:t>Voice Protest depende de proveedores de infraestructura que pueden ser presionados por gobiernos o actores con poder legal o económico. Twilio, Railway y Supabase son empresas privadas con sede en jurisdicciones concretas sujetas a leyes concretas.</w:t>
      </w:r>
    </w:p>
    <w:p w14:paraId="1831513B" w14:textId="77777777" w:rsidR="00D24A66" w:rsidRDefault="00D24A66" w:rsidP="006558C4">
      <w:pPr>
        <w:pStyle w:val="Prrafodelista"/>
        <w:numPr>
          <w:ilvl w:val="0"/>
          <w:numId w:val="15"/>
        </w:numPr>
        <w:spacing w:before="80" w:after="80" w:line="276" w:lineRule="auto"/>
      </w:pPr>
      <w:r>
        <w:t>El dominio voiceprotest.org depende de un registrador que puede ser presionado para suspender la delegación. La plataforma seguiría funcionando con una URL diferente, pero la URL visible es un punto de dependencia.</w:t>
      </w:r>
    </w:p>
    <w:p w14:paraId="3706150F" w14:textId="77777777" w:rsidR="00D24A66" w:rsidRDefault="00D24A66" w:rsidP="006558C4">
      <w:pPr>
        <w:pStyle w:val="Prrafodelista"/>
        <w:numPr>
          <w:ilvl w:val="0"/>
          <w:numId w:val="15"/>
        </w:numPr>
        <w:spacing w:before="80" w:after="80" w:line="276" w:lineRule="auto"/>
      </w:pPr>
      <w:r>
        <w:lastRenderedPageBreak/>
        <w:t>La independencia editorial — decidir qué convocatorias se publican y cuáles no — recae actualmente en los fundadores. Hasta que exista un sistema de gobernanza más distribuido, esta independencia es personal, no estructural.</w:t>
      </w:r>
    </w:p>
    <w:p w14:paraId="7F62A501" w14:textId="77777777" w:rsidR="00D24A66" w:rsidRDefault="00D24A66" w:rsidP="00D24A66">
      <w:r>
        <w:br w:type="page"/>
      </w:r>
    </w:p>
    <w:p w14:paraId="06611F49" w14:textId="77777777" w:rsidR="00D24A66" w:rsidRPr="006558C4" w:rsidRDefault="00D24A66" w:rsidP="00D24A66">
      <w:pPr>
        <w:pStyle w:val="Ttulo1"/>
        <w:pBdr>
          <w:bottom w:val="single" w:sz="4" w:space="6" w:color="2E6DA4"/>
        </w:pBdr>
        <w:rPr>
          <w:color w:val="auto"/>
        </w:rPr>
      </w:pPr>
      <w:bookmarkStart w:id="685" w:name="_Toc232088413"/>
      <w:bookmarkStart w:id="686" w:name="_Toc232147301"/>
      <w:r>
        <w:rPr>
          <w:color w:val="auto"/>
        </w:rPr>
        <w:lastRenderedPageBreak/>
        <w:t>12. La gobernanza futura — una pregunta abierta</w:t>
      </w:r>
      <w:bookmarkEnd w:id="685"/>
      <w:bookmarkEnd w:id="686"/>
    </w:p>
    <w:p w14:paraId="4EFF7533" w14:textId="25F08984" w:rsidR="00D24A66" w:rsidRPr="006558C4" w:rsidRDefault="00D24A66" w:rsidP="00D24A66">
      <w:pPr>
        <w:pStyle w:val="Ttulo2"/>
        <w:rPr>
          <w:color w:val="auto"/>
        </w:rPr>
      </w:pPr>
      <w:bookmarkStart w:id="687" w:name="_Toc232088414"/>
      <w:bookmarkStart w:id="688" w:name="_Toc232096405"/>
      <w:bookmarkStart w:id="689" w:name="_Toc232147302"/>
      <w:r>
        <w:rPr>
          <w:color w:val="auto"/>
        </w:rPr>
        <w:t>12.1 El problema de fondo</w:t>
      </w:r>
      <w:bookmarkEnd w:id="687"/>
      <w:bookmarkEnd w:id="688"/>
      <w:bookmarkEnd w:id="689"/>
    </w:p>
    <w:p w14:paraId="39401219" w14:textId="77777777" w:rsidR="00D24A66" w:rsidRDefault="00D24A66" w:rsidP="00D24A66">
      <w:pPr>
        <w:spacing w:after="160" w:line="320" w:lineRule="auto"/>
        <w:jc w:val="both"/>
      </w:pPr>
      <w:r>
        <w:t>Voice Protest fue creada y es mantenida actualmente por una persona. Esto tiene ventajas en la fase inicial — agilidad de decisión, coherencia de visión, capacidad de pivote rápido — pero plantea un problema fundamental de sostenibilidad a largo plazo.</w:t>
      </w:r>
    </w:p>
    <w:p w14:paraId="6A032A7D" w14:textId="77777777" w:rsidR="00D24A66" w:rsidRDefault="00D24A66" w:rsidP="00D24A66">
      <w:pPr>
        <w:spacing w:after="160" w:line="320" w:lineRule="auto"/>
        <w:jc w:val="both"/>
      </w:pPr>
      <w:r>
        <w:t>Una plataforma de infraestructura cívica que pretende existir durante décadas no puede depender indefinidamente de una sola persona. La historia está llena de proyectos valiosos que desaparecieron cuando su fundador perdió el interés, cayó enfermo, murió, o simplemente cambió de prioridades. Esa fragilidad es incompatible con la promesa de permanencia que Voice Protest hace a sus usuarios.</w:t>
      </w:r>
    </w:p>
    <w:p w14:paraId="1681DC59" w14:textId="77777777" w:rsidR="00D24A66" w:rsidRDefault="00D24A66" w:rsidP="00D24A66">
      <w:pPr>
        <w:spacing w:after="160" w:line="320" w:lineRule="auto"/>
        <w:jc w:val="both"/>
      </w:pPr>
      <w:r>
        <w:t>Pero la solución no es trivial. Distribuir el poder de gobernanza es fácil de proponer y extraordinariamente difícil de implementar bien.</w:t>
      </w:r>
    </w:p>
    <w:p w14:paraId="0EEEFB22" w14:textId="77777777" w:rsidR="00D24A66" w:rsidRPr="006558C4" w:rsidRDefault="00D24A66" w:rsidP="00D24A66">
      <w:pPr>
        <w:pStyle w:val="Ttulo2"/>
        <w:rPr>
          <w:color w:val="auto"/>
        </w:rPr>
      </w:pPr>
      <w:bookmarkStart w:id="690" w:name="_Toc232088415"/>
      <w:bookmarkStart w:id="691" w:name="_Toc232096406"/>
      <w:bookmarkStart w:id="692" w:name="_Toc232147303"/>
      <w:r>
        <w:rPr>
          <w:color w:val="auto"/>
        </w:rPr>
        <w:t>12.2 Por qué la gobernanza es difícil</w:t>
      </w:r>
      <w:bookmarkEnd w:id="690"/>
      <w:bookmarkEnd w:id="691"/>
      <w:bookmarkEnd w:id="692"/>
    </w:p>
    <w:p w14:paraId="0124EEB1" w14:textId="77777777" w:rsidR="00D24A66" w:rsidRDefault="00D24A66" w:rsidP="00D24A66">
      <w:pPr>
        <w:spacing w:after="160" w:line="320" w:lineRule="auto"/>
        <w:jc w:val="both"/>
      </w:pPr>
      <w:r>
        <w:t>El ser humano es, por naturaleza, un ser que busca el beneficio propio. Esta no es una afirmación cínica — es una observación realista que cualquier diseño institucional serio debe incorporar. La historia de las organizaciones sin ánimo de lucro, las cooperativas, los proyectos de código abierto y las fundaciones está llena de ejemplos de sistemas de gobernanza que funcionaron bien mientras los intereses de los participantes estaban alineados y colapsaron cuando dejaron de estarlo.</w:t>
      </w:r>
    </w:p>
    <w:p w14:paraId="00E5BDA4" w14:textId="77777777" w:rsidR="00D24A66" w:rsidRDefault="00D24A66" w:rsidP="00D24A66">
      <w:pPr>
        <w:spacing w:after="160" w:line="320" w:lineRule="auto"/>
        <w:jc w:val="both"/>
      </w:pPr>
      <w:r>
        <w:t>Diseñar un sistema de gobernanza para Voice Protest que sea resistente a la captura, a la fragmentación y al abandono requiere responder honestamente a preguntas incómodas:</w:t>
      </w:r>
    </w:p>
    <w:p w14:paraId="08A8FF0B" w14:textId="77777777" w:rsidR="00D24A66" w:rsidRDefault="00D24A66" w:rsidP="006558C4">
      <w:pPr>
        <w:pStyle w:val="Prrafodelista"/>
        <w:numPr>
          <w:ilvl w:val="0"/>
          <w:numId w:val="15"/>
        </w:numPr>
        <w:spacing w:before="80" w:after="80" w:line="276" w:lineRule="auto"/>
      </w:pPr>
      <w:r>
        <w:t>¿Quién tiene derecho a participar en la gobernanza? ¿Los donantes? ¿Los convocantes frecuentes? ¿Los desarrolladores que contribuyen al código? ¿Cualquier usuario registrado?</w:t>
      </w:r>
    </w:p>
    <w:p w14:paraId="564D0C64" w14:textId="77777777" w:rsidR="00D24A66" w:rsidRDefault="00D24A66" w:rsidP="006558C4">
      <w:pPr>
        <w:pStyle w:val="Prrafodelista"/>
        <w:numPr>
          <w:ilvl w:val="0"/>
          <w:numId w:val="15"/>
        </w:numPr>
        <w:spacing w:before="80" w:after="80" w:line="276" w:lineRule="auto"/>
      </w:pPr>
      <w:r>
        <w:t>¿Cómo se previene que grupos organizados con intereses particulares capturen el sistema de gobernanza mediante participación masiva coordinada?</w:t>
      </w:r>
    </w:p>
    <w:p w14:paraId="64E13D27" w14:textId="77777777" w:rsidR="00D24A66" w:rsidRDefault="00D24A66" w:rsidP="006558C4">
      <w:pPr>
        <w:pStyle w:val="Prrafodelista"/>
        <w:numPr>
          <w:ilvl w:val="0"/>
          <w:numId w:val="15"/>
        </w:numPr>
        <w:spacing w:before="80" w:after="80" w:line="276" w:lineRule="auto"/>
      </w:pPr>
      <w:r>
        <w:t>¿Cómo se mantiene la coherencia de visión cuando hay múltiples actores con poder de decisión y visiones potencialmente divergentes?</w:t>
      </w:r>
    </w:p>
    <w:p w14:paraId="2FF3E653" w14:textId="77777777" w:rsidR="00D24A66" w:rsidRDefault="00D24A66" w:rsidP="006558C4">
      <w:pPr>
        <w:pStyle w:val="Prrafodelista"/>
        <w:numPr>
          <w:ilvl w:val="0"/>
          <w:numId w:val="15"/>
        </w:numPr>
        <w:spacing w:before="80" w:after="80" w:line="276" w:lineRule="auto"/>
      </w:pPr>
      <w:r>
        <w:t>¿Qué ocurre cuando los órganos de gobernanza toman decisiones que el fundador considera contrarias a los valores fundacionales del proyecto?</w:t>
      </w:r>
    </w:p>
    <w:p w14:paraId="3AD7B9DF" w14:textId="77777777" w:rsidR="00D24A66" w:rsidRPr="006558C4" w:rsidRDefault="00D24A66" w:rsidP="00D24A66">
      <w:pPr>
        <w:pStyle w:val="Ttulo2"/>
        <w:rPr>
          <w:color w:val="auto"/>
        </w:rPr>
      </w:pPr>
      <w:bookmarkStart w:id="693" w:name="_Toc232088416"/>
      <w:bookmarkStart w:id="694" w:name="_Toc232096407"/>
      <w:bookmarkStart w:id="695" w:name="_Toc232147304"/>
      <w:r>
        <w:rPr>
          <w:color w:val="auto"/>
        </w:rPr>
        <w:t>12.3 Los modelos posibles</w:t>
      </w:r>
      <w:bookmarkEnd w:id="693"/>
      <w:bookmarkEnd w:id="694"/>
      <w:bookmarkEnd w:id="695"/>
    </w:p>
    <w:p w14:paraId="010270F0" w14:textId="77777777" w:rsidR="00D24A66" w:rsidRDefault="00D24A66" w:rsidP="00D24A66">
      <w:pPr>
        <w:spacing w:after="160" w:line="320" w:lineRule="auto"/>
        <w:jc w:val="both"/>
      </w:pPr>
      <w:r>
        <w:t>Existen varios modelos de gobernanza que podrían ser aplicables a Voice Protest en fases futuras. Ninguno es perfecto. Todos tienen compromisos que requieren evaluación cuidadosa:</w:t>
      </w:r>
    </w:p>
    <w:p w14:paraId="55B36142" w14:textId="77777777" w:rsidR="00D24A66" w:rsidRPr="006558C4" w:rsidRDefault="00D24A66" w:rsidP="00D24A66">
      <w:pPr>
        <w:pStyle w:val="Ttulo3"/>
        <w:rPr>
          <w:color w:val="auto"/>
        </w:rPr>
      </w:pPr>
      <w:bookmarkStart w:id="696" w:name="_Toc232088417"/>
      <w:bookmarkStart w:id="697" w:name="_Toc232096408"/>
      <w:bookmarkStart w:id="698" w:name="_Toc232147305"/>
      <w:r>
        <w:rPr>
          <w:color w:val="auto"/>
        </w:rPr>
        <w:lastRenderedPageBreak/>
        <w:t>La fundación con patronato</w:t>
      </w:r>
      <w:bookmarkEnd w:id="696"/>
      <w:bookmarkEnd w:id="697"/>
      <w:bookmarkEnd w:id="698"/>
    </w:p>
    <w:p w14:paraId="5DA6F20C" w14:textId="77777777" w:rsidR="00D24A66" w:rsidRDefault="00D24A66" w:rsidP="00D24A66">
      <w:pPr>
        <w:spacing w:after="160" w:line="320" w:lineRule="auto"/>
        <w:jc w:val="both"/>
      </w:pPr>
      <w:r>
        <w:t>Una fundación sin ánimo de lucro con un patronato de varias personas que supervise las decisiones estratégicas. El modelo de la Wikimedia Foundation o la Mozilla Foundation. Ventaja: legitimidad institucional, rendición de cuentas. Riesgo: los patronatos pueden ser capturados por intereses particulares o volverse inoperativos por falta de compromiso real.</w:t>
      </w:r>
    </w:p>
    <w:p w14:paraId="68A0B031" w14:textId="77777777" w:rsidR="00D24A66" w:rsidRPr="006558C4" w:rsidRDefault="00D24A66" w:rsidP="00D24A66">
      <w:pPr>
        <w:pStyle w:val="Ttulo3"/>
        <w:rPr>
          <w:color w:val="auto"/>
        </w:rPr>
      </w:pPr>
      <w:bookmarkStart w:id="699" w:name="_Toc232088418"/>
      <w:bookmarkStart w:id="700" w:name="_Toc232096409"/>
      <w:bookmarkStart w:id="701" w:name="_Toc232147306"/>
      <w:r>
        <w:rPr>
          <w:color w:val="auto"/>
        </w:rPr>
        <w:t>La gobernanza distribuida entre convocantes verificados</w:t>
      </w:r>
      <w:bookmarkEnd w:id="699"/>
      <w:bookmarkEnd w:id="700"/>
      <w:bookmarkEnd w:id="701"/>
    </w:p>
    <w:p w14:paraId="77942EF9" w14:textId="77777777" w:rsidR="00D24A66" w:rsidRDefault="00D24A66" w:rsidP="00D24A66">
      <w:pPr>
        <w:spacing w:after="160" w:line="320" w:lineRule="auto"/>
        <w:jc w:val="both"/>
      </w:pPr>
      <w:r>
        <w:t>Un sistema en el que los convocantes que han creado convocatorias con un mínimo de participación verificada adquieren derechos de voto en ciertas decisiones de gobernanza. Ventaja: los que más usan la plataforma tienen más influencia. Riesgo: favorece a actores con recursos suficientes para crear convocatorias frecuentes.</w:t>
      </w:r>
    </w:p>
    <w:p w14:paraId="0ADB0B3C" w14:textId="77777777" w:rsidR="00D24A66" w:rsidRPr="006558C4" w:rsidRDefault="00D24A66" w:rsidP="00D24A66">
      <w:pPr>
        <w:pStyle w:val="Ttulo3"/>
        <w:rPr>
          <w:color w:val="auto"/>
        </w:rPr>
      </w:pPr>
      <w:bookmarkStart w:id="702" w:name="_Toc232088419"/>
      <w:bookmarkStart w:id="703" w:name="_Toc232096410"/>
      <w:bookmarkStart w:id="704" w:name="_Toc232147307"/>
      <w:r>
        <w:rPr>
          <w:color w:val="auto"/>
        </w:rPr>
        <w:t>El modelo de código abierto con mantenedores</w:t>
      </w:r>
      <w:bookmarkEnd w:id="702"/>
      <w:bookmarkEnd w:id="703"/>
      <w:bookmarkEnd w:id="704"/>
    </w:p>
    <w:p w14:paraId="104AAB2E" w14:textId="77777777" w:rsidR="00D24A66" w:rsidRDefault="00D24A66" w:rsidP="00D24A66">
      <w:pPr>
        <w:spacing w:after="160" w:line="320" w:lineRule="auto"/>
        <w:jc w:val="both"/>
      </w:pPr>
      <w:r>
        <w:t>Un grupo de mantenedores técnicos verificados — similar al modelo de muchos proyectos de código abierto como Linux o Python — con poder de veto técnico pero sin poder editorial. Ventaja: garantiza la calidad técnica del código. Riesgo: no resuelve las decisiones no técnicas sobre política de moderación y uso de recursos.</w:t>
      </w:r>
    </w:p>
    <w:p w14:paraId="1B95C7E6" w14:textId="77777777" w:rsidR="00D24A66" w:rsidRPr="006558C4" w:rsidRDefault="00D24A66" w:rsidP="00D24A66">
      <w:pPr>
        <w:pStyle w:val="Ttulo3"/>
        <w:rPr>
          <w:color w:val="auto"/>
        </w:rPr>
      </w:pPr>
      <w:bookmarkStart w:id="705" w:name="_Toc232088420"/>
      <w:bookmarkStart w:id="706" w:name="_Toc232096411"/>
      <w:bookmarkStart w:id="707" w:name="_Toc232147308"/>
      <w:r>
        <w:rPr>
          <w:color w:val="auto"/>
        </w:rPr>
        <w:t>La gobernanza basada en reputación temporal</w:t>
      </w:r>
      <w:bookmarkEnd w:id="705"/>
      <w:bookmarkEnd w:id="706"/>
      <w:bookmarkEnd w:id="707"/>
    </w:p>
    <w:p w14:paraId="5C228145" w14:textId="77777777" w:rsidR="00D24A66" w:rsidRDefault="00D24A66" w:rsidP="00D24A66">
      <w:pPr>
        <w:spacing w:after="160" w:line="320" w:lineRule="auto"/>
        <w:jc w:val="both"/>
      </w:pPr>
      <w:r>
        <w:t>Un sistema en que el poder de gobernanza es proporcional a la contribución reciente verificable — donaciones, convocatorias, código, traducciones — con decaimiento temporal para evitar que actores históricos dominen indefinidamente. Ventaja: alinea incentivos con contribución activa. Riesgo: complejidad de implementación y verificación.</w:t>
      </w:r>
    </w:p>
    <w:p w14:paraId="32C60F2E" w14:textId="77777777" w:rsidR="00D24A66" w:rsidRPr="006558C4" w:rsidRDefault="00D24A66" w:rsidP="00D24A66">
      <w:pPr>
        <w:pStyle w:val="Ttulo2"/>
        <w:rPr>
          <w:color w:val="auto"/>
        </w:rPr>
      </w:pPr>
      <w:bookmarkStart w:id="708" w:name="_Toc232088421"/>
      <w:bookmarkStart w:id="709" w:name="_Toc232096412"/>
      <w:bookmarkStart w:id="710" w:name="_Toc232147309"/>
      <w:r>
        <w:rPr>
          <w:color w:val="auto"/>
        </w:rPr>
        <w:t>12.4 Lo que sabemos con certeza</w:t>
      </w:r>
      <w:bookmarkEnd w:id="708"/>
      <w:bookmarkEnd w:id="709"/>
      <w:bookmarkEnd w:id="710"/>
    </w:p>
    <w:p w14:paraId="73412CC0" w14:textId="77777777" w:rsidR="00D24A66" w:rsidRDefault="00D24A66" w:rsidP="00D24A66">
      <w:pPr>
        <w:spacing w:after="160" w:line="320" w:lineRule="auto"/>
        <w:jc w:val="both"/>
      </w:pPr>
      <w:r>
        <w:t>Aunque las respuestas definitivas no estén disponibles aún, hay algunos principios que pueden guiar el diseño futuro de la gobernanza:</w:t>
      </w:r>
    </w:p>
    <w:p w14:paraId="265EC82C" w14:textId="77777777" w:rsidR="00D24A66" w:rsidRDefault="00D24A66" w:rsidP="006558C4">
      <w:pPr>
        <w:pStyle w:val="Prrafodelista"/>
        <w:numPr>
          <w:ilvl w:val="0"/>
          <w:numId w:val="15"/>
        </w:numPr>
        <w:spacing w:before="80" w:after="80" w:line="276" w:lineRule="auto"/>
      </w:pPr>
      <w:r>
        <w:t>Cualquier sistema de gobernanza debe preservar los principios fundacionales del proyecto: la prohibición de publicidad, la prohibición de venta de datos, la prohibición de financiación institucional, y el compromiso con el pseudonimato fuerte.</w:t>
      </w:r>
    </w:p>
    <w:p w14:paraId="1D3214BB" w14:textId="77777777" w:rsidR="00D24A66" w:rsidRDefault="00D24A66" w:rsidP="006558C4">
      <w:pPr>
        <w:pStyle w:val="Prrafodelista"/>
        <w:numPr>
          <w:ilvl w:val="0"/>
          <w:numId w:val="15"/>
        </w:numPr>
        <w:spacing w:before="80" w:after="80" w:line="276" w:lineRule="auto"/>
      </w:pPr>
      <w:r>
        <w:t>El sistema de gobernanza debe ser más resistente a la captura que el sistema que pretende gobernar. Un sistema de gobernanza capturable es peor que la gobernanza centralizada porque añade legitimidad aparente a decisiones que la traicionan.</w:t>
      </w:r>
    </w:p>
    <w:p w14:paraId="25520E1F" w14:textId="77777777" w:rsidR="00D24A66" w:rsidRDefault="00D24A66" w:rsidP="006558C4">
      <w:pPr>
        <w:pStyle w:val="Prrafodelista"/>
        <w:numPr>
          <w:ilvl w:val="0"/>
          <w:numId w:val="15"/>
        </w:numPr>
        <w:spacing w:before="80" w:after="80" w:line="276" w:lineRule="auto"/>
      </w:pPr>
      <w:r>
        <w:t>La transición de gobernanza centralizada a distribuida debe ser gradual y verificada. Distribuir poder antes de que las estructuras que lo van a recibir estén listas es una fuente habitual de colapso institucional.</w:t>
      </w:r>
    </w:p>
    <w:p w14:paraId="57F479FA" w14:textId="77777777" w:rsidR="00D24A66" w:rsidRDefault="00D24A66" w:rsidP="006558C4">
      <w:pPr>
        <w:pStyle w:val="Prrafodelista"/>
        <w:numPr>
          <w:ilvl w:val="0"/>
          <w:numId w:val="15"/>
        </w:numPr>
        <w:spacing w:before="80" w:after="80" w:line="276" w:lineRule="auto"/>
      </w:pPr>
      <w:r>
        <w:t>La constitución de la Stichting Voice Protest en los Países Bajos es el primer paso formal en la dirección correcta: convierte la plataforma en una entidad legal con obligaciones de rendición de cuentas, con estatutos que formalizan los principios fundacionales y los hacen vinculantes más allá de la voluntad individual del fundador.</w:t>
      </w:r>
    </w:p>
    <w:p w14:paraId="58F846EF" w14:textId="77777777" w:rsidR="00D24A66" w:rsidRPr="006558C4" w:rsidRDefault="00D24A66" w:rsidP="00D24A66">
      <w:pPr>
        <w:pStyle w:val="Ttulo2"/>
        <w:rPr>
          <w:color w:val="auto"/>
        </w:rPr>
      </w:pPr>
      <w:bookmarkStart w:id="711" w:name="_Toc232088422"/>
      <w:bookmarkStart w:id="712" w:name="_Toc232096413"/>
      <w:bookmarkStart w:id="713" w:name="_Toc232147310"/>
      <w:r>
        <w:rPr>
          <w:color w:val="auto"/>
        </w:rPr>
        <w:lastRenderedPageBreak/>
        <w:t>12.5 Un compromiso honesto</w:t>
      </w:r>
      <w:bookmarkEnd w:id="711"/>
      <w:bookmarkEnd w:id="712"/>
      <w:bookmarkEnd w:id="713"/>
    </w:p>
    <w:p w14:paraId="47C613DE" w14:textId="77777777" w:rsidR="00D24A66" w:rsidRDefault="00D24A66" w:rsidP="00D24A66">
      <w:pPr>
        <w:spacing w:after="160" w:line="320" w:lineRule="auto"/>
        <w:jc w:val="both"/>
      </w:pPr>
      <w:r>
        <w:t>Voice Protest no puede comprometerse hoy con un modelo específico de gobernanza futura porque ese modelo no está suficientemente maduro para ser formalizado sin el riesgo de cometer errores difíciles de corregir. Lo que sí puede comprometerse es a:</w:t>
      </w:r>
    </w:p>
    <w:p w14:paraId="14F50BB6" w14:textId="77777777" w:rsidR="00D24A66" w:rsidRDefault="00D24A66" w:rsidP="006558C4">
      <w:pPr>
        <w:pStyle w:val="Prrafodelista"/>
        <w:numPr>
          <w:ilvl w:val="0"/>
          <w:numId w:val="16"/>
        </w:numPr>
        <w:spacing w:before="80" w:after="80" w:line="276" w:lineRule="auto"/>
      </w:pPr>
      <w:r>
        <w:t>Documentar públicamente la evolución del modelo de gobernanza a medida que se desarrolle.</w:t>
      </w:r>
    </w:p>
    <w:p w14:paraId="17CEF35A" w14:textId="77777777" w:rsidR="00D24A66" w:rsidRDefault="00D24A66" w:rsidP="006558C4">
      <w:pPr>
        <w:pStyle w:val="Prrafodelista"/>
        <w:numPr>
          <w:ilvl w:val="0"/>
          <w:numId w:val="16"/>
        </w:numPr>
        <w:spacing w:before="80" w:after="80" w:line="276" w:lineRule="auto"/>
      </w:pPr>
      <w:r>
        <w:t>No tomar decisiones de gobernanza irreversibles sin consulta pública previa.</w:t>
      </w:r>
    </w:p>
    <w:p w14:paraId="795A79F1" w14:textId="77777777" w:rsidR="00D24A66" w:rsidRDefault="00D24A66" w:rsidP="006558C4">
      <w:pPr>
        <w:pStyle w:val="Prrafodelista"/>
        <w:numPr>
          <w:ilvl w:val="0"/>
          <w:numId w:val="16"/>
        </w:numPr>
        <w:spacing w:before="80" w:after="80" w:line="276" w:lineRule="auto"/>
      </w:pPr>
      <w:r>
        <w:t>Mantener el código siempre abierto bajo AGPL 3.0, garantizando que cualquier actor que no esté de acuerdo con las decisiones de gobernanza pueda crear una instancia alternativa.</w:t>
      </w:r>
    </w:p>
    <w:p w14:paraId="1F04FFE0" w14:textId="77777777" w:rsidR="00D24A66" w:rsidRDefault="00D24A66" w:rsidP="006558C4">
      <w:pPr>
        <w:pStyle w:val="Prrafodelista"/>
        <w:numPr>
          <w:ilvl w:val="0"/>
          <w:numId w:val="16"/>
        </w:numPr>
        <w:spacing w:before="80" w:after="80" w:line="276" w:lineRule="auto"/>
      </w:pPr>
      <w:r>
        <w:t>Avanzar hacia una gobernanza más distribuida a medida que la plataforma crezca y las estructuras institucionales adecuadas estén disponibles.</w:t>
      </w:r>
    </w:p>
    <w:p w14:paraId="1DD8E874" w14:textId="77777777" w:rsidR="00D24A66" w:rsidRDefault="00D24A66" w:rsidP="006558C4">
      <w:pPr>
        <w:spacing w:after="120" w:line="276" w:lineRule="auto"/>
      </w:pPr>
    </w:p>
    <w:p w14:paraId="255A66D6" w14:textId="77777777" w:rsidR="00D24A66" w:rsidRDefault="00D24A66" w:rsidP="00D24A66">
      <w:pPr>
        <w:pBdr>
          <w:left w:val="single" w:sz="12" w:space="10" w:color="2E6DA4"/>
        </w:pBdr>
        <w:spacing w:before="160" w:after="160" w:line="320" w:lineRule="auto"/>
        <w:ind w:left="720" w:right="720"/>
        <w:jc w:val="both"/>
      </w:pPr>
      <w:r>
        <w:rPr>
          <w:i/>
          <w:iCs/>
          <w:color w:val="444444"/>
        </w:rPr>
        <w:t>"Voice Protest es independiente por estructura, no por promesa. La gobernanza futura deberá serlo también."</w:t>
      </w:r>
    </w:p>
    <w:p w14:paraId="1827D82A" w14:textId="77777777" w:rsidR="00D24A66" w:rsidRDefault="00D24A66" w:rsidP="00D24A66">
      <w:pPr>
        <w:spacing w:after="120"/>
      </w:pPr>
    </w:p>
    <w:p w14:paraId="4B9C947B" w14:textId="77777777" w:rsidR="00D24A66" w:rsidRDefault="00D24A66" w:rsidP="00D24A66">
      <w:pPr>
        <w:spacing w:after="120"/>
      </w:pPr>
    </w:p>
    <w:p w14:paraId="50F908A0" w14:textId="77777777" w:rsidR="00D24A66" w:rsidRDefault="00D24A66" w:rsidP="00D24A66">
      <w:pPr>
        <w:pStyle w:val="Ttulo1"/>
      </w:pPr>
      <w:r>
        <w:br w:type="page"/>
      </w:r>
      <w:bookmarkStart w:id="714" w:name="_Toc232147311"/>
      <w:r>
        <w:rPr>
          <w:color w:val="4EA72E" w:themeColor="accent6"/>
        </w:rPr>
        <w:lastRenderedPageBreak/>
        <w:t>PARTE VIII — DOCUMENTACIÓN TÉCNICA</w:t>
      </w:r>
      <w:bookmarkEnd w:id="714"/>
    </w:p>
    <w:p w14:paraId="4F0B5FE1" w14:textId="77777777" w:rsidR="00D24A66" w:rsidRPr="006558C4" w:rsidRDefault="00D24A66" w:rsidP="00D24A66">
      <w:pPr>
        <w:pStyle w:val="Ttulo1"/>
        <w:pBdr>
          <w:bottom w:val="single" w:sz="4" w:space="6" w:color="2E6DA4"/>
        </w:pBdr>
        <w:rPr>
          <w:color w:val="auto"/>
        </w:rPr>
      </w:pPr>
      <w:bookmarkStart w:id="715" w:name="_Toc232095319"/>
      <w:bookmarkStart w:id="716" w:name="_Toc232147312"/>
      <w:r>
        <w:rPr>
          <w:color w:val="auto"/>
        </w:rPr>
        <w:t>A. Arquitectura del sistema</w:t>
      </w:r>
      <w:bookmarkEnd w:id="715"/>
      <w:bookmarkEnd w:id="716"/>
    </w:p>
    <w:p w14:paraId="026A0EF6" w14:textId="77777777" w:rsidR="00D24A66" w:rsidRDefault="00D24A66" w:rsidP="00D24A66">
      <w:pPr>
        <w:spacing w:after="160" w:line="320" w:lineRule="auto"/>
        <w:jc w:val="both"/>
      </w:pPr>
      <w:r>
        <w:t>Voice Protest es una aplicación web de página única (SPA) con backend desacoplado. La arquitectura sigue el patrón JAMstack: el frontend se despliega como archivos estáticos en GitHub Pages, el backend es una API REST en Railway, y la base de datos es PostgreSQL gestionada por Supabase.</w:t>
      </w:r>
    </w:p>
    <w:p w14:paraId="39CCAD23"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24A66" w14:paraId="160A0727" w14:textId="77777777" w:rsidTr="00375AEA">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1AF347" w14:textId="77777777" w:rsidR="00D24A66" w:rsidRDefault="00D24A66" w:rsidP="00375AEA">
            <w:r>
              <w:rPr>
                <w:b/>
                <w:bCs/>
                <w:sz w:val="20"/>
                <w:szCs w:val="20"/>
              </w:rPr>
              <w:t>Capa</w:t>
            </w:r>
          </w:p>
        </w:tc>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F3DA4A" w14:textId="77777777" w:rsidR="00D24A66" w:rsidRDefault="00D24A66" w:rsidP="00375AEA">
            <w:r>
              <w:rPr>
                <w:b/>
                <w:bCs/>
                <w:sz w:val="20"/>
                <w:szCs w:val="20"/>
              </w:rPr>
              <w:t>Tecnología y hosting</w:t>
            </w:r>
          </w:p>
        </w:tc>
      </w:tr>
      <w:tr w:rsidR="00D24A66" w14:paraId="3C482699"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11479" w14:textId="77777777" w:rsidR="00D24A66" w:rsidRDefault="00D24A66" w:rsidP="00375AEA">
            <w:r>
              <w:rPr>
                <w:sz w:val="20"/>
                <w:szCs w:val="20"/>
              </w:rPr>
              <w:t>Frontend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B2D5E" w14:textId="77777777" w:rsidR="00D24A66" w:rsidRDefault="00D24A66" w:rsidP="00375AEA">
            <w:r>
              <w:rPr>
                <w:sz w:val="20"/>
                <w:szCs w:val="20"/>
              </w:rPr>
              <w:t>Vue.js 3 + Vite → compilado a estáticos → GitHub Pages (CDN global)</w:t>
            </w:r>
          </w:p>
        </w:tc>
      </w:tr>
      <w:tr w:rsidR="00D24A66" w14:paraId="174F8379"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D7EF2" w14:textId="77777777" w:rsidR="00D24A66" w:rsidRDefault="00D24A66" w:rsidP="00375AEA">
            <w:r>
              <w:rPr>
                <w:sz w:val="20"/>
                <w:szCs w:val="20"/>
              </w:rPr>
              <w:t>Backend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BC8B4" w14:textId="77777777" w:rsidR="00D24A66" w:rsidRDefault="00D24A66" w:rsidP="00375AEA">
            <w:r>
              <w:rPr>
                <w:sz w:val="20"/>
                <w:szCs w:val="20"/>
              </w:rPr>
              <w:t>Fastify 5 (Node.js, versión según imagen de Railway vigente) → Railway (Europa)</w:t>
            </w:r>
          </w:p>
        </w:tc>
      </w:tr>
      <w:tr w:rsidR="00D24A66" w14:paraId="236C320F"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389E1" w14:textId="77777777" w:rsidR="00D24A66" w:rsidRDefault="00D24A66" w:rsidP="00375AEA">
            <w:r>
              <w:rPr>
                <w:sz w:val="20"/>
                <w:szCs w:val="20"/>
              </w:rPr>
              <w:t>Base de datos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D5D2C" w14:textId="77777777" w:rsidR="00D24A66" w:rsidRDefault="00D24A66" w:rsidP="00375AEA">
            <w:r>
              <w:rPr>
                <w:sz w:val="20"/>
                <w:szCs w:val="20"/>
              </w:rPr>
              <w:t>PostgreSQL 15 → Supabase (AWS Frankfurt, eu-central-1)</w:t>
            </w:r>
          </w:p>
        </w:tc>
      </w:tr>
      <w:tr w:rsidR="00D24A66" w14:paraId="734791FF"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93176" w14:textId="77777777" w:rsidR="00D24A66" w:rsidRDefault="00D24A66" w:rsidP="00375AEA">
            <w:r>
              <w:rPr>
                <w:sz w:val="20"/>
                <w:szCs w:val="20"/>
              </w:rPr>
              <w:t>SMS OTP</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B1E56" w14:textId="77777777" w:rsidR="00D24A66" w:rsidRDefault="00D24A66" w:rsidP="00375AEA">
            <w:r>
              <w:rPr>
                <w:sz w:val="20"/>
                <w:szCs w:val="20"/>
              </w:rPr>
              <w:t>Twilio Verify → API REST</w:t>
            </w:r>
          </w:p>
        </w:tc>
      </w:tr>
      <w:tr w:rsidR="00D24A66" w14:paraId="04592486"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8CBCA" w14:textId="77777777" w:rsidR="00D24A66" w:rsidRDefault="00D24A66" w:rsidP="00375AEA">
            <w:r>
              <w:rPr>
                <w:sz w:val="20"/>
                <w:szCs w:val="20"/>
              </w:rPr>
              <w:t>Email OTP</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ECA71" w14:textId="77777777" w:rsidR="00D24A66" w:rsidRDefault="00D24A66" w:rsidP="00375AEA">
            <w:r>
              <w:rPr>
                <w:sz w:val="20"/>
                <w:szCs w:val="20"/>
              </w:rPr>
              <w:t>Resend → API REST</w:t>
            </w:r>
          </w:p>
        </w:tc>
      </w:tr>
      <w:tr w:rsidR="00D24A66" w:rsidRPr="009A40DF" w14:paraId="070290D2"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AE97E" w14:textId="77777777" w:rsidR="00D24A66" w:rsidRDefault="00D24A66" w:rsidP="00375AEA">
            <w:r>
              <w:rPr>
                <w:sz w:val="20"/>
                <w:szCs w:val="20"/>
              </w:rPr>
              <w:t>Push notifications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C652E" w14:textId="77777777" w:rsidR="00D24A66" w:rsidRPr="003A6036" w:rsidRDefault="00D24A66" w:rsidP="00375AEA">
            <w:pPr>
              <w:rPr>
                <w:lang w:val="en-GB"/>
              </w:rPr>
            </w:pPr>
            <w:r>
              <w:rPr>
                <w:sz w:val="20"/>
                <w:szCs w:val="20"/>
                <w:lang w:val="en-GB"/>
              </w:rPr>
              <w:t>Web Push (VAPID) → Firebase/Mozilla Push Services</w:t>
            </w:r>
          </w:p>
        </w:tc>
      </w:tr>
      <w:tr w:rsidR="00D24A66" w:rsidRPr="009A40DF" w14:paraId="14381547"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A8C8D" w14:textId="77777777" w:rsidR="00D24A66" w:rsidRDefault="00D24A66" w:rsidP="00375AEA">
            <w:r>
              <w:rPr>
                <w:sz w:val="20"/>
                <w:szCs w:val="20"/>
              </w:rPr>
              <w:t>Mapas / Geocodificación</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EC2E8" w14:textId="77777777" w:rsidR="00D24A66" w:rsidRPr="003A6036" w:rsidRDefault="00D24A66" w:rsidP="00375AEA">
            <w:pPr>
              <w:rPr>
                <w:lang w:val="en-GB"/>
              </w:rPr>
            </w:pPr>
            <w:r>
              <w:rPr>
                <w:sz w:val="20"/>
                <w:szCs w:val="20"/>
                <w:lang w:val="en-GB"/>
              </w:rPr>
              <w:t>OpenStreetMap Nominatim → API REST pública</w:t>
            </w:r>
          </w:p>
        </w:tc>
      </w:tr>
      <w:tr w:rsidR="00D24A66" w:rsidRPr="009A40DF" w14:paraId="66570480"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4F3D9" w14:textId="77777777" w:rsidR="00D24A66" w:rsidRDefault="00D24A66" w:rsidP="00375AEA">
            <w:r>
              <w:rPr>
                <w:sz w:val="20"/>
                <w:szCs w:val="20"/>
              </w:rPr>
              <w:t>Validación de fuentes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BA85E" w14:textId="77777777" w:rsidR="00D24A66" w:rsidRPr="003A6036" w:rsidRDefault="00D24A66" w:rsidP="00375AEA">
            <w:pPr>
              <w:rPr>
                <w:lang w:val="en-GB"/>
              </w:rPr>
            </w:pPr>
            <w:r>
              <w:rPr>
                <w:sz w:val="20"/>
                <w:szCs w:val="20"/>
                <w:lang w:val="en-GB"/>
              </w:rPr>
              <w:t>Wikidata SPARQL → API REST pública</w:t>
            </w:r>
          </w:p>
        </w:tc>
      </w:tr>
      <w:tr w:rsidR="00D24A66" w:rsidRPr="009A40DF" w14:paraId="2FED0D68"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480FC" w14:textId="77777777" w:rsidR="00D24A66" w:rsidRDefault="00D24A66" w:rsidP="00375AEA">
            <w:r>
              <w:rPr>
                <w:sz w:val="20"/>
                <w:szCs w:val="20"/>
              </w:rPr>
              <w:t>Anti-bot</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51F42" w14:textId="77777777" w:rsidR="00D24A66" w:rsidRPr="003A6036" w:rsidRDefault="00D24A66" w:rsidP="00375AEA">
            <w:pPr>
              <w:rPr>
                <w:lang w:val="en-GB"/>
              </w:rPr>
            </w:pPr>
            <w:r>
              <w:rPr>
                <w:sz w:val="20"/>
                <w:szCs w:val="20"/>
                <w:lang w:val="en-GB"/>
              </w:rPr>
              <w:t>Google reCAPTCHA v3 → API REST</w:t>
            </w:r>
          </w:p>
        </w:tc>
      </w:tr>
      <w:tr w:rsidR="00D24A66" w14:paraId="10C929C0"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80DDF" w14:textId="77777777" w:rsidR="00D24A66" w:rsidRDefault="00D24A66" w:rsidP="00375AEA">
            <w:r>
              <w:rPr>
                <w:sz w:val="20"/>
                <w:szCs w:val="20"/>
              </w:rPr>
              <w:t>CI/CD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8FB99" w14:textId="77777777" w:rsidR="00D24A66" w:rsidRDefault="00D24A66" w:rsidP="00375AEA">
            <w:r>
              <w:rPr>
                <w:sz w:val="20"/>
                <w:szCs w:val="20"/>
              </w:rPr>
              <w:t>GitHub Actions → deploy automático en push a main</w:t>
            </w:r>
          </w:p>
        </w:tc>
      </w:tr>
    </w:tbl>
    <w:p w14:paraId="10536652" w14:textId="77777777" w:rsidR="00D24A66" w:rsidRDefault="00D24A66" w:rsidP="00D24A66">
      <w:pPr>
        <w:spacing w:after="120"/>
      </w:pPr>
    </w:p>
    <w:p w14:paraId="6A891AC6" w14:textId="77777777" w:rsidR="00D24A66" w:rsidRPr="006558C4" w:rsidRDefault="00D24A66" w:rsidP="00D24A66">
      <w:pPr>
        <w:pStyle w:val="Ttulo2"/>
        <w:rPr>
          <w:color w:val="auto"/>
        </w:rPr>
      </w:pPr>
      <w:bookmarkStart w:id="717" w:name="_Toc232095320"/>
      <w:bookmarkStart w:id="718" w:name="_Toc232096415"/>
      <w:bookmarkStart w:id="719" w:name="_Toc232147313"/>
      <w:r>
        <w:rPr>
          <w:color w:val="auto"/>
        </w:rPr>
        <w:t>A.1 Frontend — Vue.js 3</w:t>
      </w:r>
      <w:bookmarkEnd w:id="717"/>
      <w:bookmarkEnd w:id="718"/>
      <w:bookmarkEnd w:id="719"/>
    </w:p>
    <w:p w14:paraId="28D5069B" w14:textId="77777777" w:rsidR="00D24A66" w:rsidRDefault="00D24A66" w:rsidP="00D24A66">
      <w:pPr>
        <w:spacing w:after="160" w:line="320" w:lineRule="auto"/>
        <w:jc w:val="both"/>
      </w:pPr>
      <w:r>
        <w:t>El frontend está construido con Vue.js 3 usando la Composition API y el sistema de reactividad de Vue 3. La gestión del estado global se realiza con Pinia. El enrutamiento usa Vue Router 4 en modo hash (#/) para compatibilidad con GitHub Pages sin servidor de redirección.</w:t>
      </w:r>
    </w:p>
    <w:p w14:paraId="0F6B38A3" w14:textId="77777777" w:rsidR="00D24A66" w:rsidRDefault="00D24A66" w:rsidP="00D24A66">
      <w:pPr>
        <w:spacing w:after="160" w:line="320" w:lineRule="auto"/>
        <w:jc w:val="both"/>
      </w:pPr>
      <w:r>
        <w:t>Dependencias principales:</w:t>
      </w:r>
    </w:p>
    <w:p w14:paraId="1F686DE7" w14:textId="77777777" w:rsidR="00D24A66" w:rsidRDefault="00D24A66" w:rsidP="00D24A66">
      <w:pPr>
        <w:pStyle w:val="Prrafodelista"/>
        <w:numPr>
          <w:ilvl w:val="0"/>
          <w:numId w:val="18"/>
        </w:numPr>
        <w:spacing w:before="80" w:after="80"/>
      </w:pPr>
      <w:r>
        <w:t>vue 3.5 — framework reactivo</w:t>
      </w:r>
    </w:p>
    <w:p w14:paraId="044D0299" w14:textId="77777777" w:rsidR="00D24A66" w:rsidRDefault="00D24A66" w:rsidP="00D24A66">
      <w:pPr>
        <w:pStyle w:val="Prrafodelista"/>
        <w:numPr>
          <w:ilvl w:val="0"/>
          <w:numId w:val="18"/>
        </w:numPr>
        <w:spacing w:before="80" w:after="80"/>
      </w:pPr>
      <w:r>
        <w:t>vue-router 4.4 — enrutamiento SPA en modo hash</w:t>
      </w:r>
    </w:p>
    <w:p w14:paraId="19696C98" w14:textId="77777777" w:rsidR="00D24A66" w:rsidRDefault="00D24A66" w:rsidP="00D24A66">
      <w:pPr>
        <w:pStyle w:val="Prrafodelista"/>
        <w:numPr>
          <w:ilvl w:val="0"/>
          <w:numId w:val="18"/>
        </w:numPr>
        <w:spacing w:before="80" w:after="80"/>
      </w:pPr>
      <w:r>
        <w:t>vue-i18n 9.14 — internacionalización (EN/ES/FR/ZH)</w:t>
      </w:r>
    </w:p>
    <w:p w14:paraId="7C77C1DB" w14:textId="77777777" w:rsidR="00D24A66" w:rsidRDefault="00D24A66" w:rsidP="00D24A66">
      <w:pPr>
        <w:pStyle w:val="Prrafodelista"/>
        <w:numPr>
          <w:ilvl w:val="0"/>
          <w:numId w:val="18"/>
        </w:numPr>
        <w:spacing w:before="80" w:after="80"/>
      </w:pPr>
      <w:r>
        <w:t>pinia 2.2 — gestión de estado global</w:t>
      </w:r>
    </w:p>
    <w:p w14:paraId="1954E912" w14:textId="77777777" w:rsidR="00D24A66" w:rsidRDefault="00D24A66" w:rsidP="00D24A66">
      <w:pPr>
        <w:pStyle w:val="Prrafodelista"/>
        <w:numPr>
          <w:ilvl w:val="0"/>
          <w:numId w:val="18"/>
        </w:numPr>
        <w:spacing w:before="80" w:after="80"/>
      </w:pPr>
      <w:r>
        <w:t>jspdf 2.5 — generación de PDF del informe en el navegador</w:t>
      </w:r>
    </w:p>
    <w:p w14:paraId="697E0A6A" w14:textId="77777777" w:rsidR="00D24A66" w:rsidRDefault="00D24A66" w:rsidP="00D24A66">
      <w:pPr>
        <w:pStyle w:val="Prrafodelista"/>
        <w:numPr>
          <w:ilvl w:val="0"/>
          <w:numId w:val="18"/>
        </w:numPr>
        <w:spacing w:before="80" w:after="80"/>
      </w:pPr>
      <w:r>
        <w:t>d3 7.8 + topojson-client 3.1 — visualizaciones geográficas</w:t>
      </w:r>
    </w:p>
    <w:p w14:paraId="23626B29" w14:textId="77777777" w:rsidR="00D24A66" w:rsidRDefault="00D24A66" w:rsidP="00D24A66">
      <w:pPr>
        <w:spacing w:after="160" w:line="320" w:lineRule="auto"/>
        <w:jc w:val="both"/>
      </w:pPr>
      <w:r>
        <w:lastRenderedPageBreak/>
        <w:t>El build produce archivos estáticos en apps/web/dist/ que se despliegan automáticamente a la rama gh-pages mediante GitHub Actions al hacer push a main.</w:t>
      </w:r>
    </w:p>
    <w:p w14:paraId="11B5D7E4" w14:textId="77777777" w:rsidR="00D24A66" w:rsidRPr="006558C4" w:rsidRDefault="00D24A66" w:rsidP="00D24A66">
      <w:pPr>
        <w:pStyle w:val="Ttulo2"/>
        <w:rPr>
          <w:color w:val="auto"/>
        </w:rPr>
      </w:pPr>
      <w:bookmarkStart w:id="720" w:name="_Toc232095321"/>
      <w:bookmarkStart w:id="721" w:name="_Toc232096416"/>
      <w:bookmarkStart w:id="722" w:name="_Toc232147314"/>
      <w:r>
        <w:rPr>
          <w:color w:val="auto"/>
        </w:rPr>
        <w:t>A.2 Backend — Fastify 5</w:t>
      </w:r>
      <w:bookmarkEnd w:id="720"/>
      <w:bookmarkEnd w:id="721"/>
      <w:bookmarkEnd w:id="722"/>
    </w:p>
    <w:p w14:paraId="0828110F" w14:textId="77777777" w:rsidR="00D24A66" w:rsidRDefault="00D24A66" w:rsidP="00D24A66">
      <w:pPr>
        <w:spacing w:after="160" w:line="320" w:lineRule="auto"/>
        <w:jc w:val="both"/>
      </w:pPr>
      <w:r>
        <w:t>El backend es una API REST construida con Fastify 5, uno de los frameworks Node.js de mayor rendimiento disponibles. Fastify proporciona validación de esquemas JSON automática, logging estructurado y plugins para CORS, helmet y rate limiting.</w:t>
      </w:r>
    </w:p>
    <w:p w14:paraId="04232E04" w14:textId="77777777" w:rsidR="00D24A66" w:rsidRDefault="00D24A66" w:rsidP="00D24A66">
      <w:pPr>
        <w:spacing w:after="160" w:line="320" w:lineRule="auto"/>
        <w:jc w:val="both"/>
      </w:pPr>
      <w:r>
        <w:t>Plugins de seguridad registrados en el servidor:</w:t>
      </w:r>
    </w:p>
    <w:p w14:paraId="54A90075" w14:textId="77777777" w:rsidR="00D24A66" w:rsidRDefault="00D24A66" w:rsidP="00D24A66">
      <w:pPr>
        <w:pStyle w:val="Prrafodelista"/>
        <w:numPr>
          <w:ilvl w:val="0"/>
          <w:numId w:val="18"/>
        </w:numPr>
        <w:spacing w:before="80" w:after="80"/>
      </w:pPr>
      <w:r>
        <w:t>@fastify/helmet — cabeceras HTTP de seguridad (CSP, HSTS, X-Frame-Options)</w:t>
      </w:r>
    </w:p>
    <w:p w14:paraId="72835A66" w14:textId="77777777" w:rsidR="00D24A66" w:rsidRDefault="00D24A66" w:rsidP="00D24A66">
      <w:pPr>
        <w:pStyle w:val="Prrafodelista"/>
        <w:numPr>
          <w:ilvl w:val="0"/>
          <w:numId w:val="18"/>
        </w:numPr>
        <w:spacing w:before="80" w:after="80"/>
      </w:pPr>
      <w:r>
        <w:t>@fastify/cors — política CORS restringida al dominio de producción</w:t>
      </w:r>
    </w:p>
    <w:p w14:paraId="342FE95A" w14:textId="77777777" w:rsidR="00D24A66" w:rsidRDefault="00D24A66" w:rsidP="00D24A66">
      <w:pPr>
        <w:pStyle w:val="Prrafodelista"/>
        <w:numPr>
          <w:ilvl w:val="0"/>
          <w:numId w:val="18"/>
        </w:numPr>
        <w:spacing w:before="80" w:after="80"/>
      </w:pPr>
      <w:r>
        <w:t>@fastify/rate-limit — limitación de tasa global de 120 req/min</w:t>
      </w:r>
    </w:p>
    <w:p w14:paraId="2D17E38F" w14:textId="77777777" w:rsidR="00D24A66" w:rsidRDefault="00D24A66" w:rsidP="00D24A66">
      <w:pPr>
        <w:pStyle w:val="Prrafodelista"/>
        <w:numPr>
          <w:ilvl w:val="0"/>
          <w:numId w:val="18"/>
        </w:numPr>
        <w:spacing w:before="80" w:after="80"/>
      </w:pPr>
      <w:r>
        <w:t>@fastify/sensible — helpers para respuestas HTTP estándar (notFound, badRequest, etc.)</w:t>
      </w:r>
    </w:p>
    <w:p w14:paraId="0881B1D4" w14:textId="77777777" w:rsidR="00D24A66" w:rsidRDefault="00D24A66" w:rsidP="00D24A66">
      <w:pPr>
        <w:spacing w:after="160" w:line="320" w:lineRule="auto"/>
        <w:jc w:val="both"/>
      </w:pPr>
      <w:r>
        <w:t>El servidor se despliega en Railway en la región de Europa (Frankfurt). El proceso se reinicia automáticamente ante crashes. Las variables de entorno se gestionan desde el panel de Railway — nunca en el repositorio.</w:t>
      </w:r>
    </w:p>
    <w:p w14:paraId="728FD36D" w14:textId="77777777" w:rsidR="00D24A66" w:rsidRDefault="00D24A66" w:rsidP="00D24A66">
      <w:pPr>
        <w:spacing w:after="160" w:line="320" w:lineRule="auto"/>
        <w:jc w:val="both"/>
      </w:pPr>
      <w:r>
        <w:t>Rutas registradas:</w:t>
      </w:r>
    </w:p>
    <w:p w14:paraId="12AEEC65" w14:textId="77777777" w:rsidR="00D24A66" w:rsidRDefault="00D24A66" w:rsidP="00D24A66">
      <w:pPr>
        <w:pStyle w:val="Prrafodelista"/>
        <w:numPr>
          <w:ilvl w:val="0"/>
          <w:numId w:val="18"/>
        </w:numPr>
        <w:spacing w:before="80" w:after="80"/>
      </w:pPr>
      <w:r>
        <w:t>/api/protests — convocatorias (crear, donar, adherirse, informes)</w:t>
      </w:r>
    </w:p>
    <w:p w14:paraId="5BAF9277" w14:textId="77777777" w:rsidR="00D24A66" w:rsidRDefault="00D24A66" w:rsidP="00D24A66">
      <w:pPr>
        <w:pStyle w:val="Prrafodelista"/>
        <w:numPr>
          <w:ilvl w:val="0"/>
          <w:numId w:val="18"/>
        </w:numPr>
        <w:spacing w:before="80" w:after="80"/>
      </w:pPr>
      <w:r>
        <w:t>/api/users — verificación OTP, gestión de dispositivos</w:t>
      </w:r>
    </w:p>
    <w:p w14:paraId="7992CCC6" w14:textId="77777777" w:rsidR="00D24A66" w:rsidRDefault="00D24A66" w:rsidP="00D24A66">
      <w:pPr>
        <w:pStyle w:val="Prrafodelista"/>
        <w:numPr>
          <w:ilvl w:val="0"/>
          <w:numId w:val="18"/>
        </w:numPr>
        <w:spacing w:before="80" w:after="80"/>
      </w:pPr>
      <w:r>
        <w:t>/api/grupos — sistema de censo dinámico</w:t>
      </w:r>
    </w:p>
    <w:p w14:paraId="0FC6B734" w14:textId="77777777" w:rsidR="00D24A66" w:rsidRDefault="00D24A66" w:rsidP="00D24A66">
      <w:pPr>
        <w:pStyle w:val="Prrafodelista"/>
        <w:numPr>
          <w:ilvl w:val="0"/>
          <w:numId w:val="18"/>
        </w:numPr>
        <w:spacing w:before="80" w:after="80"/>
      </w:pPr>
      <w:r>
        <w:t>/api/institucional — convocatorias con verificación email</w:t>
      </w:r>
    </w:p>
    <w:p w14:paraId="556EEF53" w14:textId="77777777" w:rsidR="00D24A66" w:rsidRDefault="00D24A66" w:rsidP="00D24A66">
      <w:pPr>
        <w:pStyle w:val="Prrafodelista"/>
        <w:numPr>
          <w:ilvl w:val="0"/>
          <w:numId w:val="18"/>
        </w:numPr>
        <w:spacing w:before="80" w:after="80"/>
      </w:pPr>
      <w:r>
        <w:t>/api/public — endpoints públicos sin autenticación</w:t>
      </w:r>
    </w:p>
    <w:p w14:paraId="1BE02E27" w14:textId="77777777" w:rsidR="00D24A66" w:rsidRDefault="00D24A66" w:rsidP="00D24A66">
      <w:pPr>
        <w:pStyle w:val="Prrafodelista"/>
        <w:numPr>
          <w:ilvl w:val="0"/>
          <w:numId w:val="18"/>
        </w:numPr>
        <w:spacing w:before="80" w:after="80"/>
      </w:pPr>
      <w:r>
        <w:t>/api/push — suscripciones y envío de notificaciones push</w:t>
      </w:r>
    </w:p>
    <w:p w14:paraId="02575055" w14:textId="77777777" w:rsidR="00D24A66" w:rsidRDefault="00D24A66" w:rsidP="00D24A66">
      <w:pPr>
        <w:pStyle w:val="Prrafodelista"/>
        <w:numPr>
          <w:ilvl w:val="0"/>
          <w:numId w:val="18"/>
        </w:numPr>
        <w:spacing w:before="80" w:after="80"/>
      </w:pPr>
      <w:r>
        <w:t>/api/source — validación de fuentes documentales</w:t>
      </w:r>
    </w:p>
    <w:p w14:paraId="6AB18F43" w14:textId="77777777" w:rsidR="00D24A66" w:rsidRDefault="00D24A66" w:rsidP="00D24A66">
      <w:pPr>
        <w:pStyle w:val="Prrafodelista"/>
        <w:numPr>
          <w:ilvl w:val="0"/>
          <w:numId w:val="18"/>
        </w:numPr>
        <w:spacing w:before="80" w:after="80"/>
      </w:pPr>
      <w:r>
        <w:t>/api/country-codes — prefijos de países</w:t>
      </w:r>
    </w:p>
    <w:p w14:paraId="38D1FAFF" w14:textId="77777777" w:rsidR="00D24A66" w:rsidRPr="006558C4" w:rsidRDefault="00D24A66" w:rsidP="00D24A66">
      <w:pPr>
        <w:pStyle w:val="Ttulo2"/>
        <w:rPr>
          <w:color w:val="auto"/>
        </w:rPr>
      </w:pPr>
      <w:bookmarkStart w:id="723" w:name="_Toc232095322"/>
      <w:bookmarkStart w:id="724" w:name="_Toc232096417"/>
      <w:bookmarkStart w:id="725" w:name="_Toc232147315"/>
      <w:r>
        <w:rPr>
          <w:color w:val="auto"/>
        </w:rPr>
        <w:t>A.3 Base de datos — Supabase / PostgreSQL</w:t>
      </w:r>
      <w:bookmarkEnd w:id="723"/>
      <w:bookmarkEnd w:id="724"/>
      <w:bookmarkEnd w:id="725"/>
    </w:p>
    <w:p w14:paraId="6A96EA91" w14:textId="77777777" w:rsidR="00D24A66" w:rsidRDefault="00D24A66" w:rsidP="00D24A66">
      <w:pPr>
        <w:spacing w:after="160" w:line="320" w:lineRule="auto"/>
        <w:jc w:val="both"/>
      </w:pPr>
      <w:r>
        <w:t>Supabase proporciona una instancia gestionada de PostgreSQL 15 con autenticación, políticas de seguridad a nivel de fila (RLS), funciones almacenadas en PL/pgSQL, y el módulo pg_cron para jobs programados.</w:t>
      </w:r>
    </w:p>
    <w:p w14:paraId="3AB1A607" w14:textId="77777777" w:rsidR="00D24A66" w:rsidRDefault="00D24A66" w:rsidP="00D24A66">
      <w:pPr>
        <w:spacing w:after="160" w:line="320" w:lineRule="auto"/>
        <w:jc w:val="both"/>
      </w:pPr>
      <w:r>
        <w:t>Voice Protest usa Supabase exclusivamente como base de datos PostgreSQL — no usa el sistema de autenticación de Supabase ni sus funciones de almacenamiento de archivos. La conexión se realiza mediante el cliente supabase-js con la clave de servicio (service_role key), que proporciona acceso completo pero solo desde el servidor backend — nunca desde el frontend.</w:t>
      </w:r>
    </w:p>
    <w:p w14:paraId="4C3B1CDB" w14:textId="77777777" w:rsidR="00D24A66" w:rsidRDefault="00D24A66" w:rsidP="00D24A66">
      <w:pPr>
        <w:spacing w:after="160" w:line="320" w:lineRule="auto"/>
        <w:jc w:val="both"/>
      </w:pPr>
      <w:r>
        <w:t>El módulo pg_cron gestiona tres jobs programados:</w:t>
      </w:r>
    </w:p>
    <w:p w14:paraId="12CECDE3" w14:textId="77777777" w:rsidR="00D24A66" w:rsidRDefault="00D24A66" w:rsidP="006558C4">
      <w:pPr>
        <w:pStyle w:val="Prrafodelista"/>
        <w:numPr>
          <w:ilvl w:val="0"/>
          <w:numId w:val="18"/>
        </w:numPr>
        <w:spacing w:before="80" w:after="80" w:line="276" w:lineRule="auto"/>
      </w:pPr>
      <w:r>
        <w:t>auto-close-protests — cada 30 minutos: cierra convocatorias caducadas, calcula hash de integridad v2, transfiere saldo sobrante al fondo de sostenibilidad</w:t>
      </w:r>
    </w:p>
    <w:p w14:paraId="22BD2627" w14:textId="77777777" w:rsidR="00D24A66" w:rsidRDefault="00D24A66" w:rsidP="006558C4">
      <w:pPr>
        <w:pStyle w:val="Prrafodelista"/>
        <w:numPr>
          <w:ilvl w:val="0"/>
          <w:numId w:val="18"/>
        </w:numPr>
        <w:spacing w:before="80" w:after="80" w:line="276" w:lineRule="auto"/>
      </w:pPr>
      <w:r>
        <w:lastRenderedPageBreak/>
        <w:t>expire-otp-requests — cada 10 minutos: marca como expired los OTP enviados hace más de 10 minutos</w:t>
      </w:r>
    </w:p>
    <w:p w14:paraId="4D6D71D8" w14:textId="77777777" w:rsidR="00D24A66" w:rsidRDefault="00D24A66" w:rsidP="006558C4">
      <w:pPr>
        <w:pStyle w:val="Prrafodelista"/>
        <w:numPr>
          <w:ilvl w:val="0"/>
          <w:numId w:val="18"/>
        </w:numPr>
        <w:spacing w:before="80" w:after="80" w:line="276" w:lineRule="auto"/>
      </w:pPr>
      <w:r>
        <w:t>cleanup-otp-requests — diariamente a las 2am: elimina registros OTP de más de 7 días</w:t>
      </w:r>
    </w:p>
    <w:p w14:paraId="7AB556D6" w14:textId="77777777" w:rsidR="00D24A66" w:rsidRPr="006558C4" w:rsidRDefault="00D24A66" w:rsidP="00D24A66">
      <w:pPr>
        <w:pStyle w:val="Ttulo2"/>
        <w:rPr>
          <w:color w:val="auto"/>
        </w:rPr>
      </w:pPr>
      <w:bookmarkStart w:id="726" w:name="_Toc232095323"/>
      <w:bookmarkStart w:id="727" w:name="_Toc232096418"/>
      <w:bookmarkStart w:id="728" w:name="_Toc232147316"/>
      <w:r>
        <w:rPr>
          <w:color w:val="auto"/>
        </w:rPr>
        <w:t>A.4 Diagrama de flujo de una adhesión</w:t>
      </w:r>
      <w:bookmarkEnd w:id="726"/>
      <w:bookmarkEnd w:id="727"/>
      <w:bookmarkEnd w:id="728"/>
    </w:p>
    <w:p w14:paraId="19D15B1D" w14:textId="77777777" w:rsidR="00D24A66" w:rsidRDefault="00D24A66" w:rsidP="00D24A66">
      <w:pPr>
        <w:spacing w:after="160" w:line="320" w:lineRule="auto"/>
        <w:jc w:val="both"/>
      </w:pPr>
      <w:r>
        <w:t>El flujo completo de una adhesión desde el navegador hasta la base de datos:</w:t>
      </w:r>
    </w:p>
    <w:p w14:paraId="0FA11552" w14:textId="77777777" w:rsidR="00D24A66" w:rsidRDefault="00D24A66" w:rsidP="006558C4">
      <w:pPr>
        <w:pStyle w:val="Prrafodelista"/>
        <w:numPr>
          <w:ilvl w:val="0"/>
          <w:numId w:val="26"/>
        </w:numPr>
        <w:spacing w:before="80" w:after="80" w:line="276" w:lineRule="auto"/>
      </w:pPr>
      <w:r>
        <w:t>Usuario introduce número de teléfono en el navegador.</w:t>
      </w:r>
    </w:p>
    <w:p w14:paraId="31BB9D97" w14:textId="77777777" w:rsidR="00D24A66" w:rsidRDefault="00D24A66" w:rsidP="006558C4">
      <w:pPr>
        <w:pStyle w:val="Prrafodelista"/>
        <w:numPr>
          <w:ilvl w:val="0"/>
          <w:numId w:val="26"/>
        </w:numPr>
        <w:spacing w:before="80" w:after="80" w:line="276" w:lineRule="auto"/>
      </w:pPr>
      <w:r>
        <w:t>Frontend envía POST /api/users/request-otp al backend con el número y token reCAPTCHA.</w:t>
      </w:r>
    </w:p>
    <w:p w14:paraId="0599898B" w14:textId="77777777" w:rsidR="00D24A66" w:rsidRDefault="00D24A66" w:rsidP="006558C4">
      <w:pPr>
        <w:pStyle w:val="Prrafodelista"/>
        <w:numPr>
          <w:ilvl w:val="0"/>
          <w:numId w:val="26"/>
        </w:numPr>
        <w:spacing w:before="80" w:after="80" w:line="276" w:lineRule="auto"/>
      </w:pPr>
      <w:r>
        <w:t>Backend verifica reCAPTCHA (Google), comprueba rate limits (Supabase RPC), calcula HMAC-SHA256 del número, registra el intento OTP, y llama a Twilio Verify para enviar el SMS.</w:t>
      </w:r>
    </w:p>
    <w:p w14:paraId="6E3E4B3F" w14:textId="77777777" w:rsidR="00D24A66" w:rsidRDefault="00D24A66" w:rsidP="006558C4">
      <w:pPr>
        <w:pStyle w:val="Prrafodelista"/>
        <w:numPr>
          <w:ilvl w:val="0"/>
          <w:numId w:val="26"/>
        </w:numPr>
        <w:spacing w:before="80" w:after="80" w:line="276" w:lineRule="auto"/>
      </w:pPr>
      <w:r>
        <w:t>Usuario recibe SMS con código de 6 dígitos e introduce el código en el navegador.</w:t>
      </w:r>
    </w:p>
    <w:p w14:paraId="66D9A11A" w14:textId="77777777" w:rsidR="00D24A66" w:rsidRPr="003A6036" w:rsidRDefault="00D24A66" w:rsidP="006558C4">
      <w:pPr>
        <w:pStyle w:val="Prrafodelista"/>
        <w:numPr>
          <w:ilvl w:val="0"/>
          <w:numId w:val="26"/>
        </w:numPr>
        <w:spacing w:before="80" w:after="80" w:line="276" w:lineRule="auto"/>
        <w:rPr>
          <w:lang w:val="en-GB"/>
        </w:rPr>
      </w:pPr>
      <w:r>
        <w:rPr>
          <w:lang w:val="en-GB"/>
        </w:rPr>
        <w:t>Frontend envía POST /api/users/verify-otp al backend.</w:t>
      </w:r>
    </w:p>
    <w:p w14:paraId="46064DF8" w14:textId="77777777" w:rsidR="00D24A66" w:rsidRDefault="00D24A66" w:rsidP="006558C4">
      <w:pPr>
        <w:pStyle w:val="Prrafodelista"/>
        <w:numPr>
          <w:ilvl w:val="0"/>
          <w:numId w:val="26"/>
        </w:numPr>
        <w:spacing w:before="80" w:after="80" w:line="276" w:lineRule="auto"/>
      </w:pPr>
      <w:r>
        <w:t>Backend verifica el código con Twilio. Si es correcto, registra el dispositivo en la tabla devices con el phone_hash.</w:t>
      </w:r>
    </w:p>
    <w:p w14:paraId="7AE9EFAB" w14:textId="77777777" w:rsidR="00D24A66" w:rsidRDefault="00D24A66" w:rsidP="006558C4">
      <w:pPr>
        <w:pStyle w:val="Prrafodelista"/>
        <w:numPr>
          <w:ilvl w:val="0"/>
          <w:numId w:val="26"/>
        </w:numPr>
        <w:spacing w:before="80" w:after="80" w:line="276" w:lineRule="auto"/>
      </w:pPr>
      <w:r>
        <w:t>Frontend envía POST /api/protests/:id/join con el device_id y datos opcionales (GPS).</w:t>
      </w:r>
    </w:p>
    <w:p w14:paraId="7B9C6562" w14:textId="77777777" w:rsidR="00D24A66" w:rsidRDefault="00D24A66" w:rsidP="006558C4">
      <w:pPr>
        <w:pStyle w:val="Prrafodelista"/>
        <w:numPr>
          <w:ilvl w:val="0"/>
          <w:numId w:val="26"/>
        </w:numPr>
        <w:spacing w:before="80" w:after="80" w:line="276" w:lineRule="auto"/>
      </w:pPr>
      <w:r>
        <w:t>Backend calcula el nullifier, verifica que no existe en adhesions, registra la adhesión, actualiza el contador de la convocatoria y deduce el coste SMS del saldo.</w:t>
      </w:r>
    </w:p>
    <w:p w14:paraId="39EA60F4" w14:textId="77777777" w:rsidR="00D24A66" w:rsidRDefault="00D24A66" w:rsidP="00D24A66">
      <w:r>
        <w:br w:type="page"/>
      </w:r>
    </w:p>
    <w:p w14:paraId="6F965052" w14:textId="77777777" w:rsidR="00D24A66" w:rsidRPr="006558C4" w:rsidRDefault="00D24A66" w:rsidP="00D24A66">
      <w:pPr>
        <w:pStyle w:val="Ttulo1"/>
        <w:pBdr>
          <w:bottom w:val="single" w:sz="4" w:space="6" w:color="2E6DA4"/>
        </w:pBdr>
        <w:rPr>
          <w:color w:val="auto"/>
        </w:rPr>
      </w:pPr>
      <w:bookmarkStart w:id="729" w:name="_Toc232095324"/>
      <w:bookmarkStart w:id="730" w:name="_Toc232147317"/>
      <w:r>
        <w:rPr>
          <w:color w:val="auto"/>
        </w:rPr>
        <w:lastRenderedPageBreak/>
        <w:t>B. Base de datos</w:t>
      </w:r>
      <w:bookmarkEnd w:id="729"/>
      <w:bookmarkEnd w:id="730"/>
    </w:p>
    <w:p w14:paraId="74945844" w14:textId="77777777" w:rsidR="00D24A66" w:rsidRPr="006558C4" w:rsidRDefault="00D24A66" w:rsidP="00D24A66">
      <w:pPr>
        <w:pStyle w:val="Ttulo2"/>
        <w:rPr>
          <w:color w:val="auto"/>
        </w:rPr>
      </w:pPr>
      <w:bookmarkStart w:id="731" w:name="_Toc232095325"/>
      <w:bookmarkStart w:id="732" w:name="_Toc232096420"/>
      <w:bookmarkStart w:id="733" w:name="_Toc232147318"/>
      <w:r>
        <w:rPr>
          <w:color w:val="auto"/>
        </w:rPr>
        <w:t>B.1 Tablas principales</w:t>
      </w:r>
      <w:bookmarkEnd w:id="731"/>
      <w:bookmarkEnd w:id="732"/>
      <w:bookmarkEnd w:id="733"/>
    </w:p>
    <w:p w14:paraId="7A0B19EB" w14:textId="77777777" w:rsidR="00D24A66" w:rsidRPr="006558C4" w:rsidRDefault="00D24A66" w:rsidP="00D24A66">
      <w:pPr>
        <w:pStyle w:val="Ttulo3"/>
        <w:rPr>
          <w:color w:val="auto"/>
        </w:rPr>
      </w:pPr>
      <w:bookmarkStart w:id="734" w:name="_Toc232095326"/>
      <w:bookmarkStart w:id="735" w:name="_Toc232096421"/>
      <w:bookmarkStart w:id="736" w:name="_Toc232147319"/>
      <w:r>
        <w:rPr>
          <w:color w:val="auto"/>
        </w:rPr>
        <w:t>protests</w:t>
      </w:r>
      <w:bookmarkEnd w:id="734"/>
      <w:bookmarkEnd w:id="735"/>
      <w:bookmarkEnd w:id="736"/>
    </w:p>
    <w:p w14:paraId="16EE37E5" w14:textId="77777777" w:rsidR="00D24A66" w:rsidRDefault="00D24A66" w:rsidP="00D24A66">
      <w:pPr>
        <w:spacing w:after="160" w:line="320" w:lineRule="auto"/>
        <w:jc w:val="both"/>
      </w:pPr>
      <w:r>
        <w:t>La tabla central del sistema. Almacena todos los datos de cada convocatoria.</w:t>
      </w:r>
    </w:p>
    <w:p w14:paraId="4BE318D8"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D24A66" w14:paraId="6F7F8249" w14:textId="77777777" w:rsidTr="00375AEA">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3CE956" w14:textId="77777777" w:rsidR="00D24A66" w:rsidRDefault="00D24A66" w:rsidP="00375AEA">
            <w:r>
              <w:rPr>
                <w:b/>
                <w:bCs/>
                <w:sz w:val="20"/>
                <w:szCs w:val="20"/>
              </w:rPr>
              <w:t>Campo</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D08466" w14:textId="77777777" w:rsidR="00D24A66" w:rsidRDefault="00D24A66" w:rsidP="00375AEA">
            <w:r>
              <w:rPr>
                <w:b/>
                <w:bCs/>
                <w:sz w:val="20"/>
                <w:szCs w:val="20"/>
              </w:rPr>
              <w:t>Tipo</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741612" w14:textId="77777777" w:rsidR="00D24A66" w:rsidRDefault="00D24A66" w:rsidP="00375AEA">
            <w:r>
              <w:rPr>
                <w:b/>
                <w:bCs/>
                <w:sz w:val="20"/>
                <w:szCs w:val="20"/>
              </w:rPr>
              <w:t>Descripción</w:t>
            </w:r>
          </w:p>
        </w:tc>
      </w:tr>
      <w:tr w:rsidR="00D24A66" w14:paraId="1D7346D2"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60AE2" w14:textId="77777777" w:rsidR="00D24A66" w:rsidRDefault="00D24A66" w:rsidP="00375AEA">
            <w:r>
              <w:rPr>
                <w:sz w:val="20"/>
                <w:szCs w:val="20"/>
              </w:rPr>
              <w:t>id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C23FE" w14:textId="77777777" w:rsidR="00D24A66" w:rsidRDefault="00D24A66" w:rsidP="00375AEA">
            <w:r>
              <w:rPr>
                <w:sz w:val="20"/>
                <w:szCs w:val="20"/>
              </w:rPr>
              <w:t>UUID PK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DA156" w14:textId="77777777" w:rsidR="00D24A66" w:rsidRDefault="00D24A66" w:rsidP="00375AEA">
            <w:r>
              <w:rPr>
                <w:sz w:val="20"/>
                <w:szCs w:val="20"/>
              </w:rPr>
              <w:t>Identificador único generado automáticamente</w:t>
            </w:r>
          </w:p>
        </w:tc>
      </w:tr>
      <w:tr w:rsidR="00D24A66" w14:paraId="33B43193"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0B350" w14:textId="77777777" w:rsidR="00D24A66" w:rsidRDefault="00D24A66" w:rsidP="00375AEA">
            <w:r>
              <w:rPr>
                <w:sz w:val="20"/>
                <w:szCs w:val="20"/>
              </w:rPr>
              <w:t>title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BF9C7" w14:textId="77777777" w:rsidR="00D24A66" w:rsidRDefault="00D24A66" w:rsidP="00375AEA">
            <w:r>
              <w:rPr>
                <w:sz w:val="20"/>
                <w:szCs w:val="20"/>
              </w:rPr>
              <w:t>TEXT NOT NULL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A087A" w14:textId="77777777" w:rsidR="00D24A66" w:rsidRDefault="00D24A66" w:rsidP="00375AEA">
            <w:r>
              <w:rPr>
                <w:sz w:val="20"/>
                <w:szCs w:val="20"/>
              </w:rPr>
              <w:t>Título de la convocatoria</w:t>
            </w:r>
          </w:p>
        </w:tc>
      </w:tr>
      <w:tr w:rsidR="00D24A66" w14:paraId="15B62CB2"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EA028" w14:textId="77777777" w:rsidR="00D24A66" w:rsidRDefault="00D24A66" w:rsidP="00375AEA">
            <w:r>
              <w:rPr>
                <w:sz w:val="20"/>
                <w:szCs w:val="20"/>
              </w:rPr>
              <w:t>description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2EA82" w14:textId="77777777" w:rsidR="00D24A66" w:rsidRDefault="00D24A66" w:rsidP="00375AEA">
            <w:r>
              <w:rPr>
                <w:sz w:val="20"/>
                <w:szCs w:val="20"/>
              </w:rPr>
              <w:t>TEXT NOT NULL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B5E1C" w14:textId="77777777" w:rsidR="00D24A66" w:rsidRDefault="00D24A66" w:rsidP="00375AEA">
            <w:r>
              <w:rPr>
                <w:sz w:val="20"/>
                <w:szCs w:val="20"/>
              </w:rPr>
              <w:t>Descripción detallada</w:t>
            </w:r>
          </w:p>
        </w:tc>
      </w:tr>
      <w:tr w:rsidR="00D24A66" w14:paraId="5B769CF2"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D57F3" w14:textId="77777777" w:rsidR="00D24A66" w:rsidRDefault="00D24A66" w:rsidP="00375AEA">
            <w:r>
              <w:rPr>
                <w:sz w:val="20"/>
                <w:szCs w:val="20"/>
              </w:rPr>
              <w:t>demands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3A9FE" w14:textId="77777777" w:rsidR="00D24A66" w:rsidRDefault="00D24A66" w:rsidP="00375AEA">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D4F44" w14:textId="77777777" w:rsidR="00D24A66" w:rsidRDefault="00D24A66" w:rsidP="00375AEA">
            <w:r>
              <w:rPr>
                <w:sz w:val="20"/>
                <w:szCs w:val="20"/>
              </w:rPr>
              <w:t>Demandas formales</w:t>
            </w:r>
          </w:p>
        </w:tc>
      </w:tr>
      <w:tr w:rsidR="00D24A66" w14:paraId="4E1FC468"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FE76C" w14:textId="77777777" w:rsidR="00D24A66" w:rsidRDefault="00D24A66" w:rsidP="00375AEA">
            <w:r>
              <w:rPr>
                <w:sz w:val="20"/>
                <w:szCs w:val="20"/>
              </w:rPr>
              <w:t>country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E0F93" w14:textId="77777777" w:rsidR="00D24A66" w:rsidRDefault="00D24A66" w:rsidP="00375AEA">
            <w:r>
              <w:rPr>
                <w:sz w:val="20"/>
                <w:szCs w:val="20"/>
              </w:rPr>
              <w:t>CHAR(2)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83F44" w14:textId="77777777" w:rsidR="00D24A66" w:rsidRDefault="00D24A66" w:rsidP="00375AEA">
            <w:r>
              <w:rPr>
                <w:sz w:val="20"/>
                <w:szCs w:val="20"/>
              </w:rPr>
              <w:t>Código ISO alpha-2 del país. NULL para convocatorias globales</w:t>
            </w:r>
          </w:p>
        </w:tc>
      </w:tr>
      <w:tr w:rsidR="00D24A66" w14:paraId="08EA4C9A"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EA62B" w14:textId="77777777" w:rsidR="00D24A66" w:rsidRDefault="00D24A66" w:rsidP="00375AEA">
            <w:r>
              <w:rPr>
                <w:sz w:val="20"/>
                <w:szCs w:val="20"/>
              </w:rPr>
              <w:t>scope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9980A" w14:textId="77777777" w:rsidR="00D24A66" w:rsidRDefault="00D24A66" w:rsidP="00375AEA">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A7800" w14:textId="77777777" w:rsidR="00D24A66" w:rsidRDefault="00D24A66" w:rsidP="00375AEA">
            <w:r>
              <w:rPr>
                <w:sz w:val="20"/>
                <w:szCs w:val="20"/>
              </w:rPr>
              <w:t>national | regional | global</w:t>
            </w:r>
          </w:p>
        </w:tc>
      </w:tr>
      <w:tr w:rsidR="00D24A66" w14:paraId="2BA6A1E9"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9770E" w14:textId="77777777" w:rsidR="00D24A66" w:rsidRDefault="00D24A66" w:rsidP="00375AEA">
            <w:r>
              <w:rPr>
                <w:sz w:val="20"/>
                <w:szCs w:val="20"/>
              </w:rPr>
              <w:t>region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91605" w14:textId="77777777" w:rsidR="00D24A66" w:rsidRDefault="00D24A66" w:rsidP="00375AEA">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EB807" w14:textId="77777777" w:rsidR="00D24A66" w:rsidRDefault="00D24A66" w:rsidP="00375AEA">
            <w:r>
              <w:rPr>
                <w:sz w:val="20"/>
                <w:szCs w:val="20"/>
              </w:rPr>
              <w:t>Región o ámbito para convocatorias regionales</w:t>
            </w:r>
          </w:p>
        </w:tc>
      </w:tr>
      <w:tr w:rsidR="00D24A66" w14:paraId="308F7A7D"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E386B" w14:textId="77777777" w:rsidR="00D24A66" w:rsidRDefault="00D24A66" w:rsidP="00375AEA">
            <w:r>
              <w:rPr>
                <w:sz w:val="20"/>
                <w:szCs w:val="20"/>
              </w:rPr>
              <w:t>focal_point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7335D" w14:textId="77777777" w:rsidR="00D24A66" w:rsidRDefault="00D24A66" w:rsidP="00375AEA">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A7677" w14:textId="77777777" w:rsidR="00D24A66" w:rsidRDefault="00D24A66" w:rsidP="00375AEA">
            <w:r>
              <w:rPr>
                <w:sz w:val="20"/>
                <w:szCs w:val="20"/>
              </w:rPr>
              <w:t>Institución destinataria</w:t>
            </w:r>
          </w:p>
        </w:tc>
      </w:tr>
      <w:tr w:rsidR="00D24A66" w14:paraId="76B814E1"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ADD4A" w14:textId="77777777" w:rsidR="00D24A66" w:rsidRDefault="00D24A66" w:rsidP="00375AEA">
            <w:r>
              <w:rPr>
                <w:sz w:val="20"/>
                <w:szCs w:val="20"/>
              </w:rPr>
              <w:t>category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8051F" w14:textId="77777777" w:rsidR="00D24A66" w:rsidRDefault="00D24A66" w:rsidP="00375AEA">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95AAA" w14:textId="77777777" w:rsidR="00D24A66" w:rsidRDefault="00D24A66" w:rsidP="00375AEA">
            <w:r>
              <w:rPr>
                <w:sz w:val="20"/>
                <w:szCs w:val="20"/>
              </w:rPr>
              <w:t>Tipo de abuso denunciado</w:t>
            </w:r>
          </w:p>
        </w:tc>
      </w:tr>
      <w:tr w:rsidR="00D24A66" w14:paraId="1329E2D1"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5F5E0" w14:textId="77777777" w:rsidR="00D24A66" w:rsidRDefault="00D24A66" w:rsidP="00375AEA">
            <w:r>
              <w:rPr>
                <w:sz w:val="20"/>
                <w:szCs w:val="20"/>
              </w:rPr>
              <w:t>risk_level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648D8" w14:textId="77777777" w:rsidR="00D24A66" w:rsidRDefault="00D24A66" w:rsidP="00375AEA">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588B1" w14:textId="77777777" w:rsidR="00D24A66" w:rsidRDefault="00D24A66" w:rsidP="00375AEA">
            <w:r>
              <w:rPr>
                <w:sz w:val="20"/>
                <w:szCs w:val="20"/>
              </w:rPr>
              <w:t>low | med | high | critical</w:t>
            </w:r>
          </w:p>
        </w:tc>
      </w:tr>
      <w:tr w:rsidR="00D24A66" w14:paraId="4322AF73"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F30B6" w14:textId="77777777" w:rsidR="00D24A66" w:rsidRDefault="00D24A66" w:rsidP="00375AEA">
            <w:r>
              <w:rPr>
                <w:sz w:val="20"/>
                <w:szCs w:val="20"/>
              </w:rPr>
              <w:t>count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C8638" w14:textId="77777777" w:rsidR="00D24A66" w:rsidRDefault="00D24A66" w:rsidP="00375AEA">
            <w:r>
              <w:rPr>
                <w:sz w:val="20"/>
                <w:szCs w:val="20"/>
              </w:rPr>
              <w:t>INTEGER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5CC7E" w14:textId="77777777" w:rsidR="00D24A66" w:rsidRDefault="00D24A66" w:rsidP="00375AEA">
            <w:r>
              <w:rPr>
                <w:sz w:val="20"/>
                <w:szCs w:val="20"/>
              </w:rPr>
              <w:t>Número de adhesiones verificadas (actualizado en tiempo real)</w:t>
            </w:r>
          </w:p>
        </w:tc>
      </w:tr>
      <w:tr w:rsidR="00D24A66" w14:paraId="0DE39318"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1B907" w14:textId="77777777" w:rsidR="00D24A66" w:rsidRDefault="00D24A66" w:rsidP="00375AEA">
            <w:r>
              <w:rPr>
                <w:sz w:val="20"/>
                <w:szCs w:val="20"/>
              </w:rPr>
              <w:t>cities_count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40ABF" w14:textId="77777777" w:rsidR="00D24A66" w:rsidRDefault="00D24A66" w:rsidP="00375AEA">
            <w:r>
              <w:rPr>
                <w:sz w:val="20"/>
                <w:szCs w:val="20"/>
              </w:rPr>
              <w:t>INTEGER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D2CFD" w14:textId="77777777" w:rsidR="00D24A66" w:rsidRDefault="00D24A66" w:rsidP="00375AEA">
            <w:r>
              <w:rPr>
                <w:sz w:val="20"/>
                <w:szCs w:val="20"/>
              </w:rPr>
              <w:t>Número de ciudades distintas</w:t>
            </w:r>
          </w:p>
        </w:tc>
      </w:tr>
      <w:tr w:rsidR="00D24A66" w14:paraId="02F7927A"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EC77F" w14:textId="77777777" w:rsidR="00D24A66" w:rsidRDefault="00D24A66" w:rsidP="00375AEA">
            <w:r>
              <w:rPr>
                <w:sz w:val="20"/>
                <w:szCs w:val="20"/>
              </w:rPr>
              <w:t>saldo_euros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853C9" w14:textId="77777777" w:rsidR="00D24A66" w:rsidRDefault="00D24A66" w:rsidP="00375AEA">
            <w:r>
              <w:rPr>
                <w:sz w:val="20"/>
                <w:szCs w:val="20"/>
              </w:rPr>
              <w:t>NUMERIC(10,2)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34193" w14:textId="77777777" w:rsidR="00D24A66" w:rsidRDefault="00D24A66" w:rsidP="00375AEA">
            <w:r>
              <w:rPr>
                <w:sz w:val="20"/>
                <w:szCs w:val="20"/>
              </w:rPr>
              <w:t>Saldo disponible para verificaciones</w:t>
            </w:r>
          </w:p>
        </w:tc>
      </w:tr>
      <w:tr w:rsidR="00D24A66" w14:paraId="5802EF3D"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AFF46" w14:textId="77777777" w:rsidR="00D24A66" w:rsidRDefault="00D24A66" w:rsidP="00375AEA">
            <w:r>
              <w:rPr>
                <w:sz w:val="20"/>
                <w:szCs w:val="20"/>
              </w:rPr>
              <w:t>donaciones_total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0200A" w14:textId="77777777" w:rsidR="00D24A66" w:rsidRDefault="00D24A66" w:rsidP="00375AEA">
            <w:r>
              <w:rPr>
                <w:sz w:val="20"/>
                <w:szCs w:val="20"/>
              </w:rPr>
              <w:t>NUMERIC(10,2)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9D090" w14:textId="77777777" w:rsidR="00D24A66" w:rsidRDefault="00D24A66" w:rsidP="00375AEA">
            <w:r>
              <w:rPr>
                <w:sz w:val="20"/>
                <w:szCs w:val="20"/>
              </w:rPr>
              <w:t>Total donado a esta convocatoria</w:t>
            </w:r>
          </w:p>
        </w:tc>
      </w:tr>
      <w:tr w:rsidR="00D24A66" w14:paraId="0860131C"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0E994" w14:textId="77777777" w:rsidR="00D24A66" w:rsidRDefault="00D24A66" w:rsidP="00375AEA">
            <w:r>
              <w:rPr>
                <w:sz w:val="20"/>
                <w:szCs w:val="20"/>
              </w:rPr>
              <w:t>starts_at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D9441" w14:textId="77777777" w:rsidR="00D24A66" w:rsidRDefault="00D24A66" w:rsidP="00375AEA">
            <w:r>
              <w:rPr>
                <w:sz w:val="20"/>
                <w:szCs w:val="20"/>
              </w:rPr>
              <w:t>TIMESTAMPTZ</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D5203" w14:textId="77777777" w:rsidR="00D24A66" w:rsidRDefault="00D24A66" w:rsidP="00375AEA">
            <w:r>
              <w:rPr>
                <w:sz w:val="20"/>
                <w:szCs w:val="20"/>
              </w:rPr>
              <w:t>Inicio del período de adhesión</w:t>
            </w:r>
          </w:p>
        </w:tc>
      </w:tr>
      <w:tr w:rsidR="00D24A66" w14:paraId="72B5E12E"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9E0BA" w14:textId="77777777" w:rsidR="00D24A66" w:rsidRDefault="00D24A66" w:rsidP="00375AEA">
            <w:r>
              <w:rPr>
                <w:sz w:val="20"/>
                <w:szCs w:val="20"/>
              </w:rPr>
              <w:t>ends_at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F2B52" w14:textId="77777777" w:rsidR="00D24A66" w:rsidRDefault="00D24A66" w:rsidP="00375AEA">
            <w:r>
              <w:rPr>
                <w:sz w:val="20"/>
                <w:szCs w:val="20"/>
              </w:rPr>
              <w:t>TIMESTAMPTZ</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DA3E8" w14:textId="77777777" w:rsidR="00D24A66" w:rsidRDefault="00D24A66" w:rsidP="00375AEA">
            <w:r>
              <w:rPr>
                <w:sz w:val="20"/>
                <w:szCs w:val="20"/>
              </w:rPr>
              <w:t>Cierre del período de adhesión</w:t>
            </w:r>
          </w:p>
        </w:tc>
      </w:tr>
      <w:tr w:rsidR="00D24A66" w14:paraId="2454A24F"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CA31D" w14:textId="77777777" w:rsidR="00D24A66" w:rsidRDefault="00D24A66" w:rsidP="00375AEA">
            <w:r>
              <w:rPr>
                <w:sz w:val="20"/>
                <w:szCs w:val="20"/>
              </w:rPr>
              <w:t>status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A5DB0" w14:textId="77777777" w:rsidR="00D24A66" w:rsidRDefault="00D24A66" w:rsidP="00375AEA">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8EDB9" w14:textId="77777777" w:rsidR="00D24A66" w:rsidRDefault="00D24A66" w:rsidP="00375AEA">
            <w:r>
              <w:rPr>
                <w:sz w:val="20"/>
                <w:szCs w:val="20"/>
              </w:rPr>
              <w:t>active | closed</w:t>
            </w:r>
          </w:p>
        </w:tc>
      </w:tr>
      <w:tr w:rsidR="00D24A66" w14:paraId="24803AAD"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36AD8" w14:textId="77777777" w:rsidR="00D24A66" w:rsidRDefault="00D24A66" w:rsidP="00375AEA">
            <w:r>
              <w:rPr>
                <w:sz w:val="20"/>
                <w:szCs w:val="20"/>
              </w:rPr>
              <w:t>hash_integridad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6B882" w14:textId="77777777" w:rsidR="00D24A66" w:rsidRDefault="00D24A66" w:rsidP="00375AEA">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13D79" w14:textId="77777777" w:rsidR="00D24A66" w:rsidRDefault="00D24A66" w:rsidP="00375AEA">
            <w:r>
              <w:rPr>
                <w:sz w:val="20"/>
                <w:szCs w:val="20"/>
              </w:rPr>
              <w:t>Hash SHA-256 calculado al cierre</w:t>
            </w:r>
          </w:p>
        </w:tc>
      </w:tr>
      <w:tr w:rsidR="00D24A66" w14:paraId="2AB614FE"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7D204" w14:textId="77777777" w:rsidR="00D24A66" w:rsidRDefault="00D24A66" w:rsidP="00375AEA">
            <w:r>
              <w:rPr>
                <w:sz w:val="20"/>
                <w:szCs w:val="20"/>
              </w:rPr>
              <w:t>integrity_version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0D51E" w14:textId="77777777" w:rsidR="00D24A66" w:rsidRDefault="00D24A66" w:rsidP="00375AEA">
            <w:r>
              <w:rPr>
                <w:sz w:val="20"/>
                <w:szCs w:val="20"/>
              </w:rPr>
              <w:t>INTEGER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CCECB" w14:textId="77777777" w:rsidR="00D24A66" w:rsidRDefault="00D24A66" w:rsidP="00375AEA">
            <w:r>
              <w:rPr>
                <w:sz w:val="20"/>
                <w:szCs w:val="20"/>
              </w:rPr>
              <w:t>1=interno HMAC, 2=público SHA-256</w:t>
            </w:r>
          </w:p>
        </w:tc>
      </w:tr>
      <w:tr w:rsidR="00D24A66" w14:paraId="4A9025B0"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0268C" w14:textId="77777777" w:rsidR="00D24A66" w:rsidRDefault="00D24A66" w:rsidP="00375AEA">
            <w:r>
              <w:rPr>
                <w:sz w:val="20"/>
                <w:szCs w:val="20"/>
              </w:rPr>
              <w:t>integrity_calculated_at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38D44" w14:textId="77777777" w:rsidR="00D24A66" w:rsidRDefault="00D24A66" w:rsidP="00375AEA">
            <w:r>
              <w:rPr>
                <w:sz w:val="20"/>
                <w:szCs w:val="20"/>
              </w:rPr>
              <w:t>TIMESTAMPTZ</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F63B0" w14:textId="77777777" w:rsidR="00D24A66" w:rsidRDefault="00D24A66" w:rsidP="00375AEA">
            <w:r>
              <w:rPr>
                <w:sz w:val="20"/>
                <w:szCs w:val="20"/>
              </w:rPr>
              <w:t>Cuándo se calculó el hash</w:t>
            </w:r>
          </w:p>
        </w:tc>
      </w:tr>
      <w:tr w:rsidR="00D24A66" w14:paraId="530FAF8D"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2A71C" w14:textId="77777777" w:rsidR="00D24A66" w:rsidRDefault="00D24A66" w:rsidP="00375AEA">
            <w:r>
              <w:rPr>
                <w:sz w:val="20"/>
                <w:szCs w:val="20"/>
              </w:rPr>
              <w:t>dominio_email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18C4D" w14:textId="77777777" w:rsidR="00D24A66" w:rsidRDefault="00D24A66" w:rsidP="00375AEA">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0497B" w14:textId="77777777" w:rsidR="00D24A66" w:rsidRDefault="00D24A66" w:rsidP="00375AEA">
            <w:r>
              <w:rPr>
                <w:sz w:val="20"/>
                <w:szCs w:val="20"/>
              </w:rPr>
              <w:t>Dominio de email institucional (si configurado)</w:t>
            </w:r>
          </w:p>
        </w:tc>
      </w:tr>
      <w:tr w:rsidR="00D24A66" w14:paraId="745B7F7F"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E9316" w14:textId="77777777" w:rsidR="00D24A66" w:rsidRDefault="00D24A66" w:rsidP="00375AEA">
            <w:r>
              <w:rPr>
                <w:sz w:val="20"/>
                <w:szCs w:val="20"/>
              </w:rPr>
              <w:lastRenderedPageBreak/>
              <w:t>requiere_censo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D64D1" w14:textId="77777777" w:rsidR="00D24A66" w:rsidRDefault="00D24A66" w:rsidP="00375AEA">
            <w:r>
              <w:rPr>
                <w:sz w:val="20"/>
                <w:szCs w:val="20"/>
              </w:rPr>
              <w:t>BOOLEAN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19E1C" w14:textId="77777777" w:rsidR="00D24A66" w:rsidRDefault="00D24A66" w:rsidP="00375AEA">
            <w:r>
              <w:rPr>
                <w:sz w:val="20"/>
                <w:szCs w:val="20"/>
              </w:rPr>
              <w:t>Si usa sistema de censo dinámico</w:t>
            </w:r>
          </w:p>
        </w:tc>
      </w:tr>
    </w:tbl>
    <w:p w14:paraId="7537177B" w14:textId="77777777" w:rsidR="00D24A66" w:rsidRDefault="00D24A66" w:rsidP="00D24A66">
      <w:pPr>
        <w:spacing w:after="120"/>
      </w:pPr>
    </w:p>
    <w:p w14:paraId="5D8CBCB2" w14:textId="77777777" w:rsidR="00D24A66" w:rsidRPr="006558C4" w:rsidRDefault="00D24A66" w:rsidP="00D24A66">
      <w:pPr>
        <w:pStyle w:val="Ttulo3"/>
        <w:rPr>
          <w:color w:val="auto"/>
        </w:rPr>
      </w:pPr>
      <w:bookmarkStart w:id="737" w:name="_Toc232095327"/>
      <w:bookmarkStart w:id="738" w:name="_Toc232096422"/>
      <w:bookmarkStart w:id="739" w:name="_Toc232147320"/>
      <w:r>
        <w:rPr>
          <w:color w:val="auto"/>
        </w:rPr>
        <w:t>devices</w:t>
      </w:r>
      <w:bookmarkEnd w:id="737"/>
      <w:bookmarkEnd w:id="738"/>
      <w:bookmarkEnd w:id="739"/>
    </w:p>
    <w:p w14:paraId="7B2FF1F8" w14:textId="77777777" w:rsidR="00D24A66" w:rsidRDefault="00D24A66" w:rsidP="00D24A66">
      <w:pPr>
        <w:spacing w:after="160" w:line="320" w:lineRule="auto"/>
        <w:jc w:val="both"/>
      </w:pPr>
      <w:r>
        <w:t>Almacena los dispositivos verificados. Un dispositivo = un número de teléfono verificado.</w:t>
      </w:r>
    </w:p>
    <w:p w14:paraId="7962BA37"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D24A66" w14:paraId="188B616F" w14:textId="77777777" w:rsidTr="00375AEA">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8ECB63" w14:textId="77777777" w:rsidR="00D24A66" w:rsidRDefault="00D24A66" w:rsidP="00375AEA">
            <w:r>
              <w:rPr>
                <w:b/>
                <w:bCs/>
                <w:sz w:val="20"/>
                <w:szCs w:val="20"/>
              </w:rPr>
              <w:t>Campo</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1D751A" w14:textId="77777777" w:rsidR="00D24A66" w:rsidRDefault="00D24A66" w:rsidP="00375AEA">
            <w:r>
              <w:rPr>
                <w:b/>
                <w:bCs/>
                <w:sz w:val="20"/>
                <w:szCs w:val="20"/>
              </w:rPr>
              <w:t>Tipo</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221BA5" w14:textId="77777777" w:rsidR="00D24A66" w:rsidRDefault="00D24A66" w:rsidP="00375AEA">
            <w:r>
              <w:rPr>
                <w:b/>
                <w:bCs/>
                <w:sz w:val="20"/>
                <w:szCs w:val="20"/>
              </w:rPr>
              <w:t>Descripción</w:t>
            </w:r>
          </w:p>
        </w:tc>
      </w:tr>
      <w:tr w:rsidR="00D24A66" w14:paraId="448F4756"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5A6A8" w14:textId="77777777" w:rsidR="00D24A66" w:rsidRDefault="00D24A66" w:rsidP="00375AEA">
            <w:r>
              <w:rPr>
                <w:sz w:val="20"/>
                <w:szCs w:val="20"/>
              </w:rPr>
              <w:t>id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751DF" w14:textId="77777777" w:rsidR="00D24A66" w:rsidRDefault="00D24A66" w:rsidP="00375AEA">
            <w:r>
              <w:rPr>
                <w:sz w:val="20"/>
                <w:szCs w:val="20"/>
              </w:rPr>
              <w:t>TEXT PK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CC5DB" w14:textId="77777777" w:rsidR="00D24A66" w:rsidRDefault="00D24A66" w:rsidP="00375AEA">
            <w:r>
              <w:rPr>
                <w:sz w:val="20"/>
                <w:szCs w:val="20"/>
              </w:rPr>
              <w:t>Identificador aleatorio generado en el cliente (hex-32)</w:t>
            </w:r>
          </w:p>
        </w:tc>
      </w:tr>
      <w:tr w:rsidR="00D24A66" w14:paraId="520C7BD8"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093D8" w14:textId="77777777" w:rsidR="00D24A66" w:rsidRDefault="00D24A66" w:rsidP="00375AEA">
            <w:r>
              <w:rPr>
                <w:sz w:val="20"/>
                <w:szCs w:val="20"/>
              </w:rPr>
              <w:t>phone_hash</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4AAFF" w14:textId="77777777" w:rsidR="00D24A66" w:rsidRDefault="00D24A66" w:rsidP="00375AEA">
            <w:r>
              <w:rPr>
                <w:sz w:val="20"/>
                <w:szCs w:val="20"/>
              </w:rPr>
              <w:t>TEXT UNIQUE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0D733" w14:textId="77777777" w:rsidR="00D24A66" w:rsidRDefault="00D24A66" w:rsidP="00375AEA">
            <w:r>
              <w:rPr>
                <w:sz w:val="20"/>
                <w:szCs w:val="20"/>
              </w:rPr>
              <w:t>HMAC-SHA256 del número de teléfono</w:t>
            </w:r>
          </w:p>
        </w:tc>
      </w:tr>
      <w:tr w:rsidR="00D24A66" w14:paraId="2586DF0F"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7EFC6" w14:textId="77777777" w:rsidR="00D24A66" w:rsidRDefault="00D24A66" w:rsidP="00375AEA">
            <w:r>
              <w:rPr>
                <w:sz w:val="20"/>
                <w:szCs w:val="20"/>
              </w:rPr>
              <w:t>verified_at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664C3" w14:textId="77777777" w:rsidR="00D24A66" w:rsidRDefault="00D24A66" w:rsidP="00375AEA">
            <w:r>
              <w:rPr>
                <w:sz w:val="20"/>
                <w:szCs w:val="20"/>
              </w:rPr>
              <w:t>TIMESTAMPTZ</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43A8D" w14:textId="77777777" w:rsidR="00D24A66" w:rsidRDefault="00D24A66" w:rsidP="00375AEA">
            <w:r>
              <w:rPr>
                <w:sz w:val="20"/>
                <w:szCs w:val="20"/>
              </w:rPr>
              <w:t>Cuándo se verificó el número</w:t>
            </w:r>
          </w:p>
        </w:tc>
      </w:tr>
      <w:tr w:rsidR="00D24A66" w14:paraId="5E12DC32"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7FFE4" w14:textId="77777777" w:rsidR="00D24A66" w:rsidRDefault="00D24A66" w:rsidP="00375AEA">
            <w:r>
              <w:rPr>
                <w:sz w:val="20"/>
                <w:szCs w:val="20"/>
              </w:rPr>
              <w:t>country_code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0A592" w14:textId="77777777" w:rsidR="00D24A66" w:rsidRDefault="00D24A66" w:rsidP="00375AEA">
            <w:r>
              <w:rPr>
                <w:sz w:val="20"/>
                <w:szCs w:val="20"/>
              </w:rPr>
              <w:t>CHAR(2)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CA06A" w14:textId="77777777" w:rsidR="00D24A66" w:rsidRDefault="00D24A66" w:rsidP="00375AEA">
            <w:r>
              <w:rPr>
                <w:sz w:val="20"/>
                <w:szCs w:val="20"/>
              </w:rPr>
              <w:t>Código ISO del país del prefijo SIM</w:t>
            </w:r>
          </w:p>
        </w:tc>
      </w:tr>
      <w:tr w:rsidR="00D24A66" w14:paraId="06C053A0"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65444" w14:textId="77777777" w:rsidR="00D24A66" w:rsidRDefault="00D24A66" w:rsidP="00375AEA">
            <w:r>
              <w:rPr>
                <w:sz w:val="20"/>
                <w:szCs w:val="20"/>
              </w:rPr>
              <w:t>user_agent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B6FF8" w14:textId="77777777" w:rsidR="00D24A66" w:rsidRDefault="00D24A66" w:rsidP="00375AEA">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370EF" w14:textId="77777777" w:rsidR="00D24A66" w:rsidRDefault="00D24A66" w:rsidP="00375AEA">
            <w:r>
              <w:rPr>
                <w:sz w:val="20"/>
                <w:szCs w:val="20"/>
              </w:rPr>
              <w:t>User-agent del navegador en el momento de la verificación</w:t>
            </w:r>
          </w:p>
        </w:tc>
      </w:tr>
    </w:tbl>
    <w:p w14:paraId="1B54C997" w14:textId="77777777" w:rsidR="00D24A66" w:rsidRDefault="00D24A66" w:rsidP="00D24A66">
      <w:pPr>
        <w:spacing w:after="120"/>
      </w:pPr>
    </w:p>
    <w:p w14:paraId="1EC65CA1" w14:textId="77777777" w:rsidR="00D24A66" w:rsidRPr="006558C4" w:rsidRDefault="00D24A66" w:rsidP="00D24A66">
      <w:pPr>
        <w:pStyle w:val="Ttulo3"/>
        <w:rPr>
          <w:color w:val="auto"/>
        </w:rPr>
      </w:pPr>
      <w:bookmarkStart w:id="740" w:name="_Toc232095328"/>
      <w:bookmarkStart w:id="741" w:name="_Toc232096423"/>
      <w:bookmarkStart w:id="742" w:name="_Toc232147321"/>
      <w:r>
        <w:rPr>
          <w:color w:val="auto"/>
        </w:rPr>
        <w:t>adhesions</w:t>
      </w:r>
      <w:bookmarkEnd w:id="740"/>
      <w:bookmarkEnd w:id="741"/>
      <w:bookmarkEnd w:id="742"/>
    </w:p>
    <w:p w14:paraId="3ADC5DDC" w14:textId="77777777" w:rsidR="00D24A66" w:rsidRDefault="00D24A66" w:rsidP="00D24A66">
      <w:pPr>
        <w:spacing w:after="160" w:line="320" w:lineRule="auto"/>
        <w:jc w:val="both"/>
      </w:pPr>
      <w:r>
        <w:t>Almacena cada adhesión verificada. Se elimina lógicamente 90 días después del cierre de la convocatoria.</w:t>
      </w:r>
    </w:p>
    <w:p w14:paraId="3309A4CD"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D24A66" w14:paraId="2280D87F" w14:textId="77777777" w:rsidTr="00375AEA">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042B2F" w14:textId="77777777" w:rsidR="00D24A66" w:rsidRDefault="00D24A66" w:rsidP="00375AEA">
            <w:r>
              <w:rPr>
                <w:b/>
                <w:bCs/>
                <w:sz w:val="20"/>
                <w:szCs w:val="20"/>
              </w:rPr>
              <w:t>Campo</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F97453" w14:textId="77777777" w:rsidR="00D24A66" w:rsidRDefault="00D24A66" w:rsidP="00375AEA">
            <w:r>
              <w:rPr>
                <w:b/>
                <w:bCs/>
                <w:sz w:val="20"/>
                <w:szCs w:val="20"/>
              </w:rPr>
              <w:t>Tipo</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F09494" w14:textId="77777777" w:rsidR="00D24A66" w:rsidRDefault="00D24A66" w:rsidP="00375AEA">
            <w:r>
              <w:rPr>
                <w:b/>
                <w:bCs/>
                <w:sz w:val="20"/>
                <w:szCs w:val="20"/>
              </w:rPr>
              <w:t>Descripción</w:t>
            </w:r>
          </w:p>
        </w:tc>
      </w:tr>
      <w:tr w:rsidR="00D24A66" w14:paraId="5A5698B5"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E34BD" w14:textId="77777777" w:rsidR="00D24A66" w:rsidRDefault="00D24A66" w:rsidP="00375AEA">
            <w:r>
              <w:rPr>
                <w:sz w:val="20"/>
                <w:szCs w:val="20"/>
              </w:rPr>
              <w:t>id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9FDC5" w14:textId="77777777" w:rsidR="00D24A66" w:rsidRDefault="00D24A66" w:rsidP="00375AEA">
            <w:r>
              <w:rPr>
                <w:sz w:val="20"/>
                <w:szCs w:val="20"/>
              </w:rPr>
              <w:t>UUID PK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93080" w14:textId="77777777" w:rsidR="00D24A66" w:rsidRDefault="00D24A66" w:rsidP="00375AEA">
            <w:r>
              <w:rPr>
                <w:sz w:val="20"/>
                <w:szCs w:val="20"/>
              </w:rPr>
              <w:t>Identificador único</w:t>
            </w:r>
          </w:p>
        </w:tc>
      </w:tr>
      <w:tr w:rsidR="00D24A66" w14:paraId="3C6F4E56"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D3B7C" w14:textId="77777777" w:rsidR="00D24A66" w:rsidRDefault="00D24A66" w:rsidP="00375AEA">
            <w:r>
              <w:rPr>
                <w:sz w:val="20"/>
                <w:szCs w:val="20"/>
              </w:rPr>
              <w:t>protest_id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FD4D2" w14:textId="77777777" w:rsidR="00D24A66" w:rsidRDefault="00D24A66" w:rsidP="00375AEA">
            <w:r>
              <w:rPr>
                <w:sz w:val="20"/>
                <w:szCs w:val="20"/>
              </w:rPr>
              <w:t>UUID FK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44EC8" w14:textId="77777777" w:rsidR="00D24A66" w:rsidRDefault="00D24A66" w:rsidP="00375AEA">
            <w:r>
              <w:rPr>
                <w:sz w:val="20"/>
                <w:szCs w:val="20"/>
              </w:rPr>
              <w:t>Referencia a protests</w:t>
            </w:r>
          </w:p>
        </w:tc>
      </w:tr>
      <w:tr w:rsidR="00D24A66" w14:paraId="7B0850B9"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D0080" w14:textId="77777777" w:rsidR="00D24A66" w:rsidRDefault="00D24A66" w:rsidP="00375AEA">
            <w:r>
              <w:rPr>
                <w:sz w:val="20"/>
                <w:szCs w:val="20"/>
              </w:rPr>
              <w:t>device_id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8FE60" w14:textId="77777777" w:rsidR="00D24A66" w:rsidRDefault="00D24A66" w:rsidP="00375AEA">
            <w:r>
              <w:rPr>
                <w:sz w:val="20"/>
                <w:szCs w:val="20"/>
              </w:rPr>
              <w:t>TEXT FK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3747B" w14:textId="77777777" w:rsidR="00D24A66" w:rsidRDefault="00D24A66" w:rsidP="00375AEA">
            <w:r>
              <w:rPr>
                <w:sz w:val="20"/>
                <w:szCs w:val="20"/>
              </w:rPr>
              <w:t>Referencia a devices</w:t>
            </w:r>
          </w:p>
        </w:tc>
      </w:tr>
      <w:tr w:rsidR="00D24A66" w14:paraId="2CCD1E3E"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DB256" w14:textId="77777777" w:rsidR="00D24A66" w:rsidRDefault="00D24A66" w:rsidP="00375AEA">
            <w:r>
              <w:rPr>
                <w:sz w:val="20"/>
                <w:szCs w:val="20"/>
              </w:rPr>
              <w:t>phone_hash</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F3AB9" w14:textId="77777777" w:rsidR="00D24A66" w:rsidRDefault="00D24A66" w:rsidP="00375AEA">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CAEDD" w14:textId="77777777" w:rsidR="00D24A66" w:rsidRDefault="00D24A66" w:rsidP="00375AEA">
            <w:r>
              <w:rPr>
                <w:sz w:val="20"/>
                <w:szCs w:val="20"/>
              </w:rPr>
              <w:t>HMAC-SHA256 del número (redundante con device para audit trail)</w:t>
            </w:r>
          </w:p>
        </w:tc>
      </w:tr>
      <w:tr w:rsidR="00D24A66" w14:paraId="18337C99"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DEEB7" w14:textId="77777777" w:rsidR="00D24A66" w:rsidRDefault="00D24A66" w:rsidP="00375AEA">
            <w:r>
              <w:rPr>
                <w:sz w:val="20"/>
                <w:szCs w:val="20"/>
              </w:rPr>
              <w:t>nullifier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BB32E" w14:textId="77777777" w:rsidR="00D24A66" w:rsidRDefault="00D24A66" w:rsidP="00375AEA">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5B73D" w14:textId="77777777" w:rsidR="00D24A66" w:rsidRDefault="00D24A66" w:rsidP="00375AEA">
            <w:r>
              <w:rPr>
                <w:sz w:val="20"/>
                <w:szCs w:val="20"/>
                <w:lang w:val="en-GB"/>
              </w:rPr>
              <w:t xml:space="preserve">HMAC-SHA256(phone_hash + protest_id). </w:t>
            </w:r>
            <w:r>
              <w:rPr>
                <w:sz w:val="20"/>
                <w:szCs w:val="20"/>
              </w:rPr>
              <w:t>Previene duplicados</w:t>
            </w:r>
          </w:p>
        </w:tc>
      </w:tr>
      <w:tr w:rsidR="00D24A66" w14:paraId="76317968"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FC078" w14:textId="77777777" w:rsidR="00D24A66" w:rsidRDefault="00D24A66" w:rsidP="00375AEA">
            <w:r>
              <w:rPr>
                <w:sz w:val="20"/>
                <w:szCs w:val="20"/>
              </w:rPr>
              <w:t>public_commitment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768A0" w14:textId="77777777" w:rsidR="00D24A66" w:rsidRDefault="00D24A66" w:rsidP="00375AEA">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5A255" w14:textId="77777777" w:rsidR="00D24A66" w:rsidRDefault="00D24A66" w:rsidP="00375AEA">
            <w:r>
              <w:rPr>
                <w:sz w:val="20"/>
                <w:szCs w:val="20"/>
              </w:rPr>
              <w:t>SHA256(protest_id + nullifier). Publicable sin riesgo</w:t>
            </w:r>
          </w:p>
        </w:tc>
      </w:tr>
      <w:tr w:rsidR="00D24A66" w14:paraId="1379C781"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B8583" w14:textId="77777777" w:rsidR="00D24A66" w:rsidRDefault="00D24A66" w:rsidP="00375AEA">
            <w:r>
              <w:rPr>
                <w:sz w:val="20"/>
                <w:szCs w:val="20"/>
              </w:rPr>
              <w:t>ciudad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DE0CF" w14:textId="77777777" w:rsidR="00D24A66" w:rsidRDefault="00D24A66" w:rsidP="00375AEA">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64675" w14:textId="77777777" w:rsidR="00D24A66" w:rsidRDefault="00D24A66" w:rsidP="00375AEA">
            <w:r>
              <w:rPr>
                <w:sz w:val="20"/>
                <w:szCs w:val="20"/>
              </w:rPr>
              <w:t>Ciudad geocodificada (aproximada)</w:t>
            </w:r>
          </w:p>
        </w:tc>
      </w:tr>
      <w:tr w:rsidR="00D24A66" w14:paraId="727788FF"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760E7" w14:textId="77777777" w:rsidR="00D24A66" w:rsidRDefault="00D24A66" w:rsidP="00375AEA">
            <w:r>
              <w:rPr>
                <w:sz w:val="20"/>
                <w:szCs w:val="20"/>
              </w:rPr>
              <w:t>region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D4ADE" w14:textId="77777777" w:rsidR="00D24A66" w:rsidRDefault="00D24A66" w:rsidP="00375AEA">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E1565" w14:textId="77777777" w:rsidR="00D24A66" w:rsidRDefault="00D24A66" w:rsidP="00375AEA">
            <w:r>
              <w:rPr>
                <w:sz w:val="20"/>
                <w:szCs w:val="20"/>
              </w:rPr>
              <w:t>Región geocodificada</w:t>
            </w:r>
          </w:p>
        </w:tc>
      </w:tr>
      <w:tr w:rsidR="00D24A66" w14:paraId="5139FF7F"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F9F83" w14:textId="77777777" w:rsidR="00D24A66" w:rsidRDefault="00D24A66" w:rsidP="00375AEA">
            <w:r>
              <w:rPr>
                <w:sz w:val="20"/>
                <w:szCs w:val="20"/>
              </w:rPr>
              <w:t>pais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74E9D" w14:textId="77777777" w:rsidR="00D24A66" w:rsidRDefault="00D24A66" w:rsidP="00375AEA">
            <w:r>
              <w:rPr>
                <w:sz w:val="20"/>
                <w:szCs w:val="20"/>
              </w:rPr>
              <w:t>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FB7C6" w14:textId="77777777" w:rsidR="00D24A66" w:rsidRDefault="00D24A66" w:rsidP="00375AEA">
            <w:r>
              <w:rPr>
                <w:sz w:val="20"/>
                <w:szCs w:val="20"/>
              </w:rPr>
              <w:t>País geocodificado</w:t>
            </w:r>
          </w:p>
        </w:tc>
      </w:tr>
      <w:tr w:rsidR="00D24A66" w14:paraId="496FE542"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B7970" w14:textId="77777777" w:rsidR="00D24A66" w:rsidRDefault="00D24A66" w:rsidP="00375AEA">
            <w:r>
              <w:rPr>
                <w:sz w:val="20"/>
                <w:szCs w:val="20"/>
              </w:rPr>
              <w:t>fiabilidad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E9069" w14:textId="77777777" w:rsidR="00D24A66" w:rsidRDefault="00D24A66" w:rsidP="00375AEA">
            <w:r>
              <w:rPr>
                <w:sz w:val="20"/>
                <w:szCs w:val="20"/>
              </w:rPr>
              <w:t>NUMERIC(4,1)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6D400" w14:textId="77777777" w:rsidR="00D24A66" w:rsidRDefault="00D24A66" w:rsidP="00375AEA">
            <w:r>
              <w:rPr>
                <w:sz w:val="20"/>
                <w:szCs w:val="20"/>
              </w:rPr>
              <w:t>Puntuación de confianza geográfica (60-95)</w:t>
            </w:r>
          </w:p>
        </w:tc>
      </w:tr>
      <w:tr w:rsidR="00D24A66" w14:paraId="757D35D4"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AE5F9" w14:textId="77777777" w:rsidR="00D24A66" w:rsidRDefault="00D24A66" w:rsidP="00375AEA">
            <w:r>
              <w:rPr>
                <w:sz w:val="20"/>
                <w:szCs w:val="20"/>
              </w:rPr>
              <w:lastRenderedPageBreak/>
              <w:t>gps_confirmed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568DB" w14:textId="77777777" w:rsidR="00D24A66" w:rsidRDefault="00D24A66" w:rsidP="00375AEA">
            <w:r>
              <w:rPr>
                <w:sz w:val="20"/>
                <w:szCs w:val="20"/>
              </w:rPr>
              <w:t>BOOLEAN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48CDF" w14:textId="77777777" w:rsidR="00D24A66" w:rsidRDefault="00D24A66" w:rsidP="00375AEA">
            <w:r>
              <w:rPr>
                <w:sz w:val="20"/>
                <w:szCs w:val="20"/>
              </w:rPr>
              <w:t>Si el GPS estaba activo (las coordenadas no se almacenan)</w:t>
            </w:r>
          </w:p>
        </w:tc>
      </w:tr>
      <w:tr w:rsidR="00D24A66" w14:paraId="786C39C5"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6F8A8" w14:textId="77777777" w:rsidR="00D24A66" w:rsidRDefault="00D24A66" w:rsidP="00375AEA">
            <w:r>
              <w:rPr>
                <w:sz w:val="20"/>
                <w:szCs w:val="20"/>
              </w:rPr>
              <w:t>created_at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E1B93" w14:textId="77777777" w:rsidR="00D24A66" w:rsidRDefault="00D24A66" w:rsidP="00375AEA">
            <w:r>
              <w:rPr>
                <w:sz w:val="20"/>
                <w:szCs w:val="20"/>
              </w:rPr>
              <w:t>TIMESTAMPTZ</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4A860" w14:textId="77777777" w:rsidR="00D24A66" w:rsidRDefault="00D24A66" w:rsidP="00375AEA">
            <w:r>
              <w:rPr>
                <w:sz w:val="20"/>
                <w:szCs w:val="20"/>
              </w:rPr>
              <w:t>Timestamp de la adhesión</w:t>
            </w:r>
          </w:p>
        </w:tc>
      </w:tr>
      <w:tr w:rsidR="00D24A66" w14:paraId="53061519"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14508" w14:textId="77777777" w:rsidR="00D24A66" w:rsidRDefault="00D24A66" w:rsidP="00375AEA">
            <w:r>
              <w:rPr>
                <w:sz w:val="20"/>
                <w:szCs w:val="20"/>
              </w:rPr>
              <w:t>deleted_at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23785" w14:textId="77777777" w:rsidR="00D24A66" w:rsidRDefault="00D24A66" w:rsidP="00375AEA">
            <w:r>
              <w:rPr>
                <w:sz w:val="20"/>
                <w:szCs w:val="20"/>
              </w:rPr>
              <w:t>TIMESTAMPTZ</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8CDA6" w14:textId="77777777" w:rsidR="00D24A66" w:rsidRDefault="00D24A66" w:rsidP="00375AEA">
            <w:r>
              <w:rPr>
                <w:sz w:val="20"/>
                <w:szCs w:val="20"/>
              </w:rPr>
              <w:t>NULL = activa, NOT NULL = eliminada lógicamente</w:t>
            </w:r>
          </w:p>
        </w:tc>
      </w:tr>
    </w:tbl>
    <w:p w14:paraId="2B6437F9" w14:textId="77777777" w:rsidR="00D24A66" w:rsidRDefault="00D24A66" w:rsidP="00D24A66">
      <w:pPr>
        <w:spacing w:after="120"/>
      </w:pPr>
    </w:p>
    <w:p w14:paraId="3EC427C5" w14:textId="77777777" w:rsidR="00D24A66" w:rsidRPr="006558C4" w:rsidRDefault="00D24A66" w:rsidP="00D24A66">
      <w:pPr>
        <w:pStyle w:val="Ttulo3"/>
        <w:rPr>
          <w:color w:val="auto"/>
        </w:rPr>
      </w:pPr>
      <w:bookmarkStart w:id="743" w:name="_Toc232095329"/>
      <w:bookmarkStart w:id="744" w:name="_Toc232096424"/>
      <w:bookmarkStart w:id="745" w:name="_Toc232147322"/>
      <w:r>
        <w:rPr>
          <w:color w:val="auto"/>
        </w:rPr>
        <w:t>Otras tablas relevantes</w:t>
      </w:r>
      <w:bookmarkEnd w:id="743"/>
      <w:bookmarkEnd w:id="744"/>
      <w:bookmarkEnd w:id="745"/>
    </w:p>
    <w:p w14:paraId="06368204"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24A66" w14:paraId="13B41900" w14:textId="77777777" w:rsidTr="00375AEA">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2697EF" w14:textId="77777777" w:rsidR="00D24A66" w:rsidRDefault="00D24A66" w:rsidP="00375AEA">
            <w:r>
              <w:rPr>
                <w:b/>
                <w:bCs/>
                <w:sz w:val="20"/>
                <w:szCs w:val="20"/>
              </w:rPr>
              <w:t>Tabla</w:t>
            </w:r>
          </w:p>
        </w:tc>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9FACC8" w14:textId="77777777" w:rsidR="00D24A66" w:rsidRDefault="00D24A66" w:rsidP="00375AEA">
            <w:r>
              <w:rPr>
                <w:b/>
                <w:bCs/>
                <w:sz w:val="20"/>
                <w:szCs w:val="20"/>
              </w:rPr>
              <w:t>Propósito</w:t>
            </w:r>
          </w:p>
        </w:tc>
      </w:tr>
      <w:tr w:rsidR="00D24A66" w14:paraId="09DB4B62"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FCC25" w14:textId="77777777" w:rsidR="00D24A66" w:rsidRDefault="00D24A66" w:rsidP="00375AEA">
            <w:r>
              <w:rPr>
                <w:sz w:val="20"/>
                <w:szCs w:val="20"/>
              </w:rPr>
              <w:t>otp_requests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79BA7" w14:textId="77777777" w:rsidR="00D24A66" w:rsidRDefault="00D24A66" w:rsidP="00375AEA">
            <w:r>
              <w:rPr>
                <w:sz w:val="20"/>
                <w:szCs w:val="20"/>
              </w:rPr>
              <w:t>Registro de intentos OTP para rate limiting. Se elimina a los 7 días.</w:t>
            </w:r>
          </w:p>
        </w:tc>
      </w:tr>
      <w:tr w:rsidR="00D24A66" w14:paraId="4F9D4491"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7AFCA" w14:textId="77777777" w:rsidR="00D24A66" w:rsidRDefault="00D24A66" w:rsidP="00375AEA">
            <w:r>
              <w:rPr>
                <w:sz w:val="20"/>
                <w:szCs w:val="20"/>
              </w:rPr>
              <w:t>donaciones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FB346" w14:textId="77777777" w:rsidR="00D24A66" w:rsidRDefault="00D24A66" w:rsidP="00375AEA">
            <w:r>
              <w:rPr>
                <w:sz w:val="20"/>
                <w:szCs w:val="20"/>
              </w:rPr>
              <w:t>Registro de donaciones con desglose 90/10 por convocatoria.</w:t>
            </w:r>
          </w:p>
        </w:tc>
      </w:tr>
      <w:tr w:rsidR="00D24A66" w14:paraId="59858566"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C5B18" w14:textId="77777777" w:rsidR="00D24A66" w:rsidRDefault="00D24A66" w:rsidP="00375AEA">
            <w:r>
              <w:rPr>
                <w:sz w:val="20"/>
                <w:szCs w:val="20"/>
              </w:rPr>
              <w:t>financial_movements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FA18D" w14:textId="77777777" w:rsidR="00D24A66" w:rsidRDefault="00D24A66" w:rsidP="00375AEA">
            <w:r>
              <w:rPr>
                <w:sz w:val="20"/>
                <w:szCs w:val="20"/>
              </w:rPr>
              <w:t>Log inmutable de todos los movimientos financieros (donaciones, excedentes, costes SMS por adhesión).</w:t>
            </w:r>
          </w:p>
        </w:tc>
      </w:tr>
      <w:tr w:rsidR="00D24A66" w14:paraId="4A1B41E5"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B7889" w14:textId="77777777" w:rsidR="00D24A66" w:rsidRDefault="00D24A66" w:rsidP="00375AEA">
            <w:r>
              <w:rPr>
                <w:sz w:val="20"/>
                <w:szCs w:val="20"/>
              </w:rPr>
              <w:t>platform_fund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C21D9" w14:textId="77777777" w:rsidR="00D24A66" w:rsidRDefault="00D24A66" w:rsidP="00375AEA">
            <w:r>
              <w:rPr>
                <w:sz w:val="20"/>
                <w:szCs w:val="20"/>
              </w:rPr>
              <w:t>Fondo de sostenibilidad. Registra ingresos y gastos.</w:t>
            </w:r>
          </w:p>
        </w:tc>
      </w:tr>
      <w:tr w:rsidR="00D24A66" w14:paraId="588CA035"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BD3A6" w14:textId="77777777" w:rsidR="00D24A66" w:rsidRDefault="00D24A66" w:rsidP="00375AEA">
            <w:r>
              <w:rPr>
                <w:sz w:val="20"/>
                <w:szCs w:val="20"/>
              </w:rPr>
              <w:t>integrity_records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33888" w14:textId="77777777" w:rsidR="00D24A66" w:rsidRDefault="00D24A66" w:rsidP="00375AEA">
            <w:r>
              <w:rPr>
                <w:sz w:val="20"/>
                <w:szCs w:val="20"/>
              </w:rPr>
              <w:t>Snapshot permanente de datos de integridad. Sobrevive a la eliminación de adhesiones.</w:t>
            </w:r>
          </w:p>
        </w:tc>
      </w:tr>
      <w:tr w:rsidR="00D24A66" w14:paraId="6F7486E8"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AF330" w14:textId="77777777" w:rsidR="00D24A66" w:rsidRDefault="00D24A66" w:rsidP="00375AEA">
            <w:r>
              <w:rPr>
                <w:sz w:val="20"/>
                <w:szCs w:val="20"/>
              </w:rPr>
              <w:t>push_subscriptions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03B6C" w14:textId="77777777" w:rsidR="00D24A66" w:rsidRDefault="00D24A66" w:rsidP="00375AEA">
            <w:r>
              <w:rPr>
                <w:sz w:val="20"/>
                <w:szCs w:val="20"/>
              </w:rPr>
              <w:t>Suscripciones push activas. Se eliminan al cierre de la convocatoria.</w:t>
            </w:r>
          </w:p>
        </w:tc>
      </w:tr>
      <w:tr w:rsidR="00D24A66" w14:paraId="69F1741E"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868F7" w14:textId="77777777" w:rsidR="00D24A66" w:rsidRDefault="00D24A66" w:rsidP="00375AEA">
            <w:r>
              <w:rPr>
                <w:sz w:val="20"/>
                <w:szCs w:val="20"/>
              </w:rPr>
              <w:t>groups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FC125" w14:textId="77777777" w:rsidR="00D24A66" w:rsidRDefault="00D24A66" w:rsidP="00375AEA">
            <w:r>
              <w:rPr>
                <w:sz w:val="20"/>
                <w:szCs w:val="20"/>
              </w:rPr>
              <w:t>Grupos para el sistema de censo dinámico.</w:t>
            </w:r>
          </w:p>
        </w:tc>
      </w:tr>
      <w:tr w:rsidR="00D24A66" w14:paraId="67ADD0AE"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08E45" w14:textId="77777777" w:rsidR="00D24A66" w:rsidRDefault="00D24A66" w:rsidP="00375AEA">
            <w:r>
              <w:rPr>
                <w:sz w:val="20"/>
                <w:szCs w:val="20"/>
              </w:rPr>
              <w:t>group_members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ED213" w14:textId="77777777" w:rsidR="00D24A66" w:rsidRDefault="00D24A66" w:rsidP="00375AEA">
            <w:r>
              <w:rPr>
                <w:sz w:val="20"/>
                <w:szCs w:val="20"/>
              </w:rPr>
              <w:t>Miembros de grupos con wave, estado de acreditación y vouches.</w:t>
            </w:r>
          </w:p>
        </w:tc>
      </w:tr>
      <w:tr w:rsidR="00D24A66" w14:paraId="6F596415"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BA2BE" w14:textId="77777777" w:rsidR="00D24A66" w:rsidRDefault="00D24A66" w:rsidP="00375AEA">
            <w:r>
              <w:rPr>
                <w:sz w:val="20"/>
                <w:szCs w:val="20"/>
              </w:rPr>
              <w:t>invite_links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F0C58" w14:textId="77777777" w:rsidR="00D24A66" w:rsidRDefault="00D24A66" w:rsidP="00375AEA">
            <w:r>
              <w:rPr>
                <w:sz w:val="20"/>
                <w:szCs w:val="20"/>
              </w:rPr>
              <w:t>Links de invitación de un solo uso con caducidad de 48h.</w:t>
            </w:r>
          </w:p>
        </w:tc>
      </w:tr>
      <w:tr w:rsidR="00D24A66" w14:paraId="2C3A9BDA"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16AD8" w14:textId="77777777" w:rsidR="00D24A66" w:rsidRDefault="00D24A66" w:rsidP="00375AEA">
            <w:r>
              <w:rPr>
                <w:sz w:val="20"/>
                <w:szCs w:val="20"/>
              </w:rPr>
              <w:t>vouch_requests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CCBFD" w14:textId="77777777" w:rsidR="00D24A66" w:rsidRDefault="00D24A66" w:rsidP="00375AEA">
            <w:r>
              <w:rPr>
                <w:sz w:val="20"/>
                <w:szCs w:val="20"/>
              </w:rPr>
              <w:t>Candidatos pendientes y vouches recibidos.</w:t>
            </w:r>
          </w:p>
        </w:tc>
      </w:tr>
    </w:tbl>
    <w:p w14:paraId="5F79C619" w14:textId="77777777" w:rsidR="00D24A66" w:rsidRDefault="00D24A66" w:rsidP="00D24A66">
      <w:pPr>
        <w:spacing w:after="120"/>
      </w:pPr>
    </w:p>
    <w:p w14:paraId="5DB186FF" w14:textId="77777777" w:rsidR="00D24A66" w:rsidRPr="006558C4" w:rsidRDefault="00D24A66" w:rsidP="00D24A66">
      <w:pPr>
        <w:pStyle w:val="Ttulo2"/>
        <w:rPr>
          <w:color w:val="auto"/>
        </w:rPr>
      </w:pPr>
      <w:bookmarkStart w:id="746" w:name="_Toc232095330"/>
      <w:bookmarkStart w:id="747" w:name="_Toc232096425"/>
      <w:bookmarkStart w:id="748" w:name="_Toc232147323"/>
      <w:r>
        <w:rPr>
          <w:color w:val="auto"/>
        </w:rPr>
        <w:t>B.2 Migraciones</w:t>
      </w:r>
      <w:bookmarkEnd w:id="746"/>
      <w:bookmarkEnd w:id="747"/>
      <w:bookmarkEnd w:id="748"/>
    </w:p>
    <w:p w14:paraId="7E94BD46" w14:textId="77777777" w:rsidR="00D24A66" w:rsidRDefault="00D24A66" w:rsidP="00D24A66">
      <w:pPr>
        <w:spacing w:after="160" w:line="320" w:lineRule="auto"/>
        <w:jc w:val="both"/>
      </w:pPr>
      <w:r>
        <w:t>La base de datos evoluciona mediante migraciones SQL con nombre de fecha, almacenadas en supabase/migrations/. Las migraciones se aplican en orden cronológico. Cada migración es idempotente cuando es posible (usando IF NOT EXISTS, CREATE OR REPLACE).</w:t>
      </w:r>
    </w:p>
    <w:p w14:paraId="2B2E2210"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2"/>
        <w:gridCol w:w="4668"/>
      </w:tblGrid>
      <w:tr w:rsidR="00D24A66" w14:paraId="3F26442D" w14:textId="77777777" w:rsidTr="00375AEA">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DD8E90" w14:textId="77777777" w:rsidR="00D24A66" w:rsidRDefault="00D24A66" w:rsidP="00375AEA">
            <w:r>
              <w:rPr>
                <w:b/>
                <w:bCs/>
                <w:sz w:val="20"/>
                <w:szCs w:val="20"/>
              </w:rPr>
              <w:t>Migración</w:t>
            </w:r>
          </w:p>
        </w:tc>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B3007C" w14:textId="77777777" w:rsidR="00D24A66" w:rsidRDefault="00D24A66" w:rsidP="00375AEA">
            <w:r>
              <w:rPr>
                <w:b/>
                <w:bCs/>
                <w:sz w:val="20"/>
                <w:szCs w:val="20"/>
              </w:rPr>
              <w:t>Contenido principal</w:t>
            </w:r>
          </w:p>
        </w:tc>
      </w:tr>
      <w:tr w:rsidR="00D24A66" w14:paraId="49BD2A75"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255DA" w14:textId="77777777" w:rsidR="00D24A66" w:rsidRDefault="00D24A66" w:rsidP="00375AEA">
            <w:r>
              <w:rPr>
                <w:sz w:val="20"/>
                <w:szCs w:val="20"/>
              </w:rPr>
              <w:t>20260501_init.sql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46E6D" w14:textId="77777777" w:rsidR="00D24A66" w:rsidRDefault="00D24A66" w:rsidP="00375AEA">
            <w:r>
              <w:rPr>
                <w:sz w:val="20"/>
                <w:szCs w:val="20"/>
              </w:rPr>
              <w:t>Esquema inicial: protests, devices, adhesions, otp_requests</w:t>
            </w:r>
          </w:p>
        </w:tc>
      </w:tr>
      <w:tr w:rsidR="00D24A66" w14:paraId="60F4484D"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2A2D7" w14:textId="77777777" w:rsidR="00D24A66" w:rsidRDefault="00D24A66" w:rsidP="00375AEA">
            <w:r>
              <w:rPr>
                <w:sz w:val="20"/>
                <w:szCs w:val="20"/>
              </w:rPr>
              <w:t>20260502_indexes_rls.sql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E183A" w14:textId="77777777" w:rsidR="00D24A66" w:rsidRDefault="00D24A66" w:rsidP="00375AEA">
            <w:r>
              <w:rPr>
                <w:sz w:val="20"/>
                <w:szCs w:val="20"/>
              </w:rPr>
              <w:t>Índices de rendimiento y políticas RLS</w:t>
            </w:r>
          </w:p>
        </w:tc>
      </w:tr>
      <w:tr w:rsidR="00D24A66" w14:paraId="0EBA20C1"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6AD02" w14:textId="77777777" w:rsidR="00D24A66" w:rsidRDefault="00D24A66" w:rsidP="00375AEA">
            <w:r>
              <w:rPr>
                <w:sz w:val="20"/>
                <w:szCs w:val="20"/>
              </w:rPr>
              <w:t>20260503_country_codes.sql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7E2F1" w14:textId="77777777" w:rsidR="00D24A66" w:rsidRDefault="00D24A66" w:rsidP="00375AEA">
            <w:r>
              <w:rPr>
                <w:sz w:val="20"/>
                <w:szCs w:val="20"/>
              </w:rPr>
              <w:t>Tabla de prefijos telefónicos por país</w:t>
            </w:r>
          </w:p>
        </w:tc>
      </w:tr>
      <w:tr w:rsidR="00D24A66" w14:paraId="26EDEC1F"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7407E" w14:textId="77777777" w:rsidR="00D24A66" w:rsidRDefault="00D24A66" w:rsidP="00375AEA">
            <w:r>
              <w:rPr>
                <w:sz w:val="20"/>
                <w:szCs w:val="20"/>
              </w:rPr>
              <w:t>20260519_institutional_verification.sql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1D3FB" w14:textId="77777777" w:rsidR="00D24A66" w:rsidRDefault="00D24A66" w:rsidP="00375AEA">
            <w:r>
              <w:rPr>
                <w:sz w:val="20"/>
                <w:szCs w:val="20"/>
              </w:rPr>
              <w:t>Soporte para verificación por email institucional</w:t>
            </w:r>
          </w:p>
        </w:tc>
      </w:tr>
      <w:tr w:rsidR="00D24A66" w14:paraId="146B16D4"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833FD" w14:textId="77777777" w:rsidR="00D24A66" w:rsidRDefault="00D24A66" w:rsidP="00375AEA">
            <w:r>
              <w:rPr>
                <w:sz w:val="20"/>
                <w:szCs w:val="20"/>
              </w:rPr>
              <w:t>20260523_gps_adhesions.sql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F1DE7" w14:textId="77777777" w:rsidR="00D24A66" w:rsidRDefault="00D24A66" w:rsidP="00375AEA">
            <w:r>
              <w:rPr>
                <w:sz w:val="20"/>
                <w:szCs w:val="20"/>
              </w:rPr>
              <w:t>Campos GPS en adhesions (coordenadas — reemplazado posteriormente)</w:t>
            </w:r>
          </w:p>
        </w:tc>
      </w:tr>
      <w:tr w:rsidR="00D24A66" w14:paraId="60E8DE3B"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76E06" w14:textId="77777777" w:rsidR="00D24A66" w:rsidRDefault="00D24A66" w:rsidP="00375AEA">
            <w:r>
              <w:rPr>
                <w:sz w:val="20"/>
                <w:szCs w:val="20"/>
              </w:rPr>
              <w:lastRenderedPageBreak/>
              <w:t>20260526_hash_integridad.sql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4C010" w14:textId="77777777" w:rsidR="00D24A66" w:rsidRDefault="00D24A66" w:rsidP="00375AEA">
            <w:r>
              <w:rPr>
                <w:sz w:val="20"/>
                <w:szCs w:val="20"/>
              </w:rPr>
              <w:t>Primera versión del hash de integridad (v1, HMAC)</w:t>
            </w:r>
          </w:p>
        </w:tc>
      </w:tr>
      <w:tr w:rsidR="00D24A66" w14:paraId="0E25F76E"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27504" w14:textId="77777777" w:rsidR="00D24A66" w:rsidRDefault="00D24A66" w:rsidP="00375AEA">
            <w:r>
              <w:rPr>
                <w:sz w:val="20"/>
                <w:szCs w:val="20"/>
              </w:rPr>
              <w:t>20260527_group_members_wave.sql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016C2" w14:textId="77777777" w:rsidR="00D24A66" w:rsidRDefault="00D24A66" w:rsidP="00375AEA">
            <w:r>
              <w:rPr>
                <w:sz w:val="20"/>
                <w:szCs w:val="20"/>
              </w:rPr>
              <w:t>Sistema de ondas para el censo dinámico</w:t>
            </w:r>
          </w:p>
        </w:tc>
      </w:tr>
      <w:tr w:rsidR="00D24A66" w14:paraId="69E7EAAA"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20077" w14:textId="77777777" w:rsidR="00D24A66" w:rsidRDefault="00D24A66" w:rsidP="00375AEA">
            <w:r>
              <w:rPr>
                <w:sz w:val="20"/>
                <w:szCs w:val="20"/>
              </w:rPr>
              <w:t>20260529_adhesions_fiabilidad.sql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8B657" w14:textId="77777777" w:rsidR="00D24A66" w:rsidRDefault="00D24A66" w:rsidP="00375AEA">
            <w:r>
              <w:rPr>
                <w:sz w:val="20"/>
                <w:szCs w:val="20"/>
              </w:rPr>
              <w:t>Campo fiabilidad (puntuación de confianza geográfica)</w:t>
            </w:r>
          </w:p>
        </w:tc>
      </w:tr>
      <w:tr w:rsidR="00D24A66" w14:paraId="472D1530"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26B68" w14:textId="77777777" w:rsidR="00D24A66" w:rsidRDefault="00D24A66" w:rsidP="00375AEA">
            <w:r>
              <w:rPr>
                <w:sz w:val="20"/>
                <w:szCs w:val="20"/>
              </w:rPr>
              <w:t>20260531_push_subscriptions.sql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F1A9F" w14:textId="77777777" w:rsidR="00D24A66" w:rsidRDefault="00D24A66" w:rsidP="00375AEA">
            <w:r>
              <w:rPr>
                <w:sz w:val="20"/>
                <w:szCs w:val="20"/>
              </w:rPr>
              <w:t>Tabla de suscripciones push</w:t>
            </w:r>
          </w:p>
        </w:tc>
      </w:tr>
      <w:tr w:rsidR="00D24A66" w14:paraId="13778B94"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2A619" w14:textId="77777777" w:rsidR="00D24A66" w:rsidRDefault="00D24A66" w:rsidP="00375AEA">
            <w:r>
              <w:rPr>
                <w:sz w:val="20"/>
                <w:szCs w:val="20"/>
              </w:rPr>
              <w:t>20260603_source_validation.sql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ACC2C" w14:textId="77777777" w:rsidR="00D24A66" w:rsidRDefault="00D24A66" w:rsidP="00375AEA">
            <w:r>
              <w:rPr>
                <w:sz w:val="20"/>
                <w:szCs w:val="20"/>
              </w:rPr>
              <w:t>Validación de fuentes documentales contra lista de dominios</w:t>
            </w:r>
          </w:p>
        </w:tc>
      </w:tr>
      <w:tr w:rsidR="00D24A66" w14:paraId="044772B8"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26D34" w14:textId="77777777" w:rsidR="00D24A66" w:rsidRDefault="00D24A66" w:rsidP="00375AEA">
            <w:r>
              <w:rPr>
                <w:sz w:val="20"/>
                <w:szCs w:val="20"/>
              </w:rPr>
              <w:t>20260605_logical_deletion.sql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445D2" w14:textId="77777777" w:rsidR="00D24A66" w:rsidRDefault="00D24A66" w:rsidP="00375AEA">
            <w:r>
              <w:rPr>
                <w:sz w:val="20"/>
                <w:szCs w:val="20"/>
              </w:rPr>
              <w:t>Eliminación lógica de adhesiones (deleted_at)</w:t>
            </w:r>
          </w:p>
        </w:tc>
      </w:tr>
      <w:tr w:rsidR="00D24A66" w14:paraId="1F381D6C"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89FC3" w14:textId="77777777" w:rsidR="00D24A66" w:rsidRDefault="00D24A66" w:rsidP="00375AEA">
            <w:r>
              <w:rPr>
                <w:sz w:val="20"/>
                <w:szCs w:val="20"/>
              </w:rPr>
              <w:t>20260607_gps_confirmed.sql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5C80B" w14:textId="77777777" w:rsidR="00D24A66" w:rsidRDefault="00D24A66" w:rsidP="00375AEA">
            <w:r>
              <w:rPr>
                <w:sz w:val="20"/>
                <w:szCs w:val="20"/>
              </w:rPr>
              <w:t>GPS: coordenadas → booleano (eliminación de coordenadas)</w:t>
            </w:r>
          </w:p>
        </w:tc>
      </w:tr>
      <w:tr w:rsidR="00D24A66" w:rsidRPr="009A40DF" w14:paraId="6457A698"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D8064" w14:textId="77777777" w:rsidR="00D24A66" w:rsidRDefault="00D24A66" w:rsidP="00375AEA">
            <w:r>
              <w:rPr>
                <w:sz w:val="20"/>
                <w:szCs w:val="20"/>
              </w:rPr>
              <w:t>20260607_hmac_phone_hash.sql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35318" w14:textId="77777777" w:rsidR="00D24A66" w:rsidRPr="003A6036" w:rsidRDefault="00D24A66" w:rsidP="00375AEA">
            <w:pPr>
              <w:rPr>
                <w:lang w:val="en-GB"/>
              </w:rPr>
            </w:pPr>
            <w:r>
              <w:rPr>
                <w:sz w:val="20"/>
                <w:szCs w:val="20"/>
                <w:lang w:val="en-GB"/>
              </w:rPr>
              <w:t>SHA-256 → HMAC-SHA256 para phone_hash</w:t>
            </w:r>
          </w:p>
        </w:tc>
      </w:tr>
      <w:tr w:rsidR="00D24A66" w:rsidRPr="009A40DF" w14:paraId="3E9676AD"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EFE1F" w14:textId="77777777" w:rsidR="00D24A66" w:rsidRDefault="00D24A66" w:rsidP="00375AEA">
            <w:r>
              <w:rPr>
                <w:sz w:val="20"/>
                <w:szCs w:val="20"/>
              </w:rPr>
              <w:t>20260609_otp_protection.sql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7AA21" w14:textId="77777777" w:rsidR="00D24A66" w:rsidRPr="003A6036" w:rsidRDefault="00D24A66" w:rsidP="00375AEA">
            <w:pPr>
              <w:rPr>
                <w:lang w:val="en-GB"/>
              </w:rPr>
            </w:pPr>
            <w:r>
              <w:rPr>
                <w:sz w:val="20"/>
                <w:szCs w:val="20"/>
                <w:lang w:val="en-GB"/>
              </w:rPr>
              <w:t>Rate limiting OTP: campos device_id, ip_hash, cooldown progresivo</w:t>
            </w:r>
          </w:p>
        </w:tc>
      </w:tr>
      <w:tr w:rsidR="00D24A66" w14:paraId="088AD217"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397A7" w14:textId="77777777" w:rsidR="00D24A66" w:rsidRDefault="00D24A66" w:rsidP="00375AEA">
            <w:r>
              <w:rPr>
                <w:sz w:val="20"/>
                <w:szCs w:val="20"/>
              </w:rPr>
              <w:t>20260609_push_locale.sql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D9C1C" w14:textId="77777777" w:rsidR="00D24A66" w:rsidRDefault="00D24A66" w:rsidP="00375AEA">
            <w:r>
              <w:rPr>
                <w:sz w:val="20"/>
                <w:szCs w:val="20"/>
              </w:rPr>
              <w:t>Campo locale en push_subscriptions</w:t>
            </w:r>
          </w:p>
        </w:tc>
      </w:tr>
      <w:tr w:rsidR="00D24A66" w14:paraId="19219C1D"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A6FD5" w14:textId="77777777" w:rsidR="00D24A66" w:rsidRDefault="00D24A66" w:rsidP="00375AEA">
            <w:r>
              <w:rPr>
                <w:sz w:val="20"/>
                <w:szCs w:val="20"/>
              </w:rPr>
              <w:t>20260610_financial_infrastructure_phase1.sql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1100D" w14:textId="77777777" w:rsidR="00D24A66" w:rsidRDefault="00D24A66" w:rsidP="00375AEA">
            <w:r>
              <w:rPr>
                <w:sz w:val="20"/>
                <w:szCs w:val="20"/>
              </w:rPr>
              <w:t>Infraestructura financiera: financial_movements, platform_fund, reparto 90/10</w:t>
            </w:r>
          </w:p>
        </w:tc>
      </w:tr>
      <w:tr w:rsidR="00D24A66" w:rsidRPr="009A40DF" w14:paraId="4D0BE932"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ED2C3" w14:textId="77777777" w:rsidR="00D24A66" w:rsidRDefault="00D24A66" w:rsidP="00375AEA">
            <w:r>
              <w:rPr>
                <w:sz w:val="20"/>
                <w:szCs w:val="20"/>
              </w:rPr>
              <w:t>20260611_integrity_v2.sql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84E97" w14:textId="77777777" w:rsidR="00D24A66" w:rsidRPr="003A6036" w:rsidRDefault="00D24A66" w:rsidP="00375AEA">
            <w:pPr>
              <w:rPr>
                <w:lang w:val="en-GB"/>
              </w:rPr>
            </w:pPr>
            <w:r>
              <w:rPr>
                <w:sz w:val="20"/>
                <w:szCs w:val="20"/>
                <w:lang w:val="en-GB"/>
              </w:rPr>
              <w:t>Hash de integridad v2: public_commitment, calculate_integrity_hash_v2()</w:t>
            </w:r>
          </w:p>
        </w:tc>
      </w:tr>
      <w:tr w:rsidR="00D24A66" w14:paraId="0030A52B"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E0432" w14:textId="77777777" w:rsidR="00D24A66" w:rsidRDefault="00D24A66" w:rsidP="00375AEA">
            <w:r>
              <w:rPr>
                <w:sz w:val="20"/>
                <w:szCs w:val="20"/>
              </w:rPr>
              <w:t>20260611_integrity_records.sql</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3D49F" w14:textId="77777777" w:rsidR="00D24A66" w:rsidRDefault="00D24A66" w:rsidP="00375AEA">
            <w:r>
              <w:rPr>
                <w:sz w:val="20"/>
                <w:szCs w:val="20"/>
              </w:rPr>
              <w:t>Tabla integrity_records para permanencia post-90-días</w:t>
            </w:r>
          </w:p>
        </w:tc>
      </w:tr>
    </w:tbl>
    <w:p w14:paraId="653D0815" w14:textId="77777777" w:rsidR="00D24A66" w:rsidRDefault="00D24A66" w:rsidP="00D24A66">
      <w:pPr>
        <w:spacing w:after="120"/>
      </w:pPr>
    </w:p>
    <w:p w14:paraId="716C06F0" w14:textId="77777777" w:rsidR="00D24A66" w:rsidRDefault="00D24A66" w:rsidP="00D24A66">
      <w:r>
        <w:br w:type="page"/>
      </w:r>
    </w:p>
    <w:p w14:paraId="58531055" w14:textId="77777777" w:rsidR="00D24A66" w:rsidRPr="006558C4" w:rsidRDefault="00D24A66" w:rsidP="00D24A66">
      <w:pPr>
        <w:pStyle w:val="Ttulo1"/>
        <w:pBdr>
          <w:bottom w:val="single" w:sz="4" w:space="6" w:color="2E6DA4"/>
        </w:pBdr>
        <w:rPr>
          <w:color w:val="auto"/>
        </w:rPr>
      </w:pPr>
      <w:bookmarkStart w:id="749" w:name="_Toc232095331"/>
      <w:bookmarkStart w:id="750" w:name="_Toc232147324"/>
      <w:r>
        <w:rPr>
          <w:color w:val="auto"/>
        </w:rPr>
        <w:lastRenderedPageBreak/>
        <w:t>C. Seguridad</w:t>
      </w:r>
      <w:bookmarkEnd w:id="749"/>
      <w:bookmarkEnd w:id="750"/>
    </w:p>
    <w:p w14:paraId="0CCCCC01" w14:textId="77777777" w:rsidR="00D24A66" w:rsidRDefault="00D24A66">
      <w:pPr>
        <w:spacing w:after="160" w:line="320" w:lineRule="auto"/>
        <w:jc w:val="both"/>
      </w:pPr>
      <w:r>
        <w:rPr>
          <w:i/>
          <w:color w:val="555555"/>
          <w:sz w:val="20"/>
          <w:szCs w:val="20"/>
        </w:rPr>
        <w:t>→ Ver Parte III, capítulo 6: HMAC-SHA256 — qué es y por qué importa. Tabla de identificadores en sección C de seguridad.</w:t>
      </w:r>
    </w:p>
    <w:p w14:paraId="05A6837E" w14:textId="77777777" w:rsidR="00D24A66" w:rsidRDefault="00D24A66">
      <w:pPr>
        <w:pStyle w:val="Ttulo2"/>
        <w:rPr>
          <w:color w:val="auto"/>
        </w:rPr>
      </w:pPr>
      <w:bookmarkStart w:id="751" w:name="_Toc232095333"/>
      <w:bookmarkStart w:id="752" w:name="_Toc232096428"/>
      <w:bookmarkStart w:id="753" w:name="_Toc232147325"/>
      <w:r>
        <w:rPr>
          <w:color w:val="auto"/>
        </w:rPr>
        <w:t>C.2 Fail-fast en producción</w:t>
      </w:r>
      <w:bookmarkEnd w:id="751"/>
      <w:bookmarkEnd w:id="752"/>
      <w:bookmarkEnd w:id="753"/>
    </w:p>
    <w:p w14:paraId="4110C44F" w14:textId="77777777" w:rsidR="00D24A66" w:rsidRDefault="00D24A66" w:rsidP="00D24A66">
      <w:pPr>
        <w:spacing w:after="160" w:line="320" w:lineRule="auto"/>
        <w:jc w:val="both"/>
      </w:pPr>
      <w:r>
        <w:t>El servidor verifica en el arranque que las variables de entorno críticas están presentes. Si PHONE_HASH_SECRET o NULLIFIER_SECRET no están definidas en un entorno de producción (NODE_ENV=production), el servidor lanza un error fatal y no arranca. Esto previene el escenario en que Railway desplegara accidentalmente con variables faltantes, lo que haría que los hashes fueran calculados con valores predecibles.</w:t>
      </w:r>
    </w:p>
    <w:p w14:paraId="3B47E750" w14:textId="77777777" w:rsidR="00D24A66" w:rsidRPr="006558C4" w:rsidRDefault="00D24A66" w:rsidP="00D24A66">
      <w:pPr>
        <w:pStyle w:val="Ttulo2"/>
        <w:rPr>
          <w:color w:val="auto"/>
        </w:rPr>
      </w:pPr>
      <w:bookmarkStart w:id="754" w:name="_Toc232095334"/>
      <w:bookmarkStart w:id="755" w:name="_Toc232096429"/>
      <w:bookmarkStart w:id="756" w:name="_Toc232147326"/>
      <w:r>
        <w:rPr>
          <w:color w:val="auto"/>
        </w:rPr>
        <w:t>C.3 Sistema OTP — rate limiting por capas</w:t>
      </w:r>
      <w:bookmarkEnd w:id="754"/>
      <w:bookmarkEnd w:id="755"/>
      <w:bookmarkEnd w:id="756"/>
    </w:p>
    <w:p w14:paraId="5081AF05" w14:textId="77777777" w:rsidR="00D24A66" w:rsidRDefault="00D24A66" w:rsidP="00D24A66">
      <w:pPr>
        <w:spacing w:after="160" w:line="320" w:lineRule="auto"/>
        <w:jc w:val="both"/>
      </w:pPr>
      <w:r>
        <w:t>El sistema de verificación OTP implementa defensa en profundidad mediante límites en cuatro dimensiones simultáneas, verificadas antes de cada envío de SMS:</w:t>
      </w:r>
    </w:p>
    <w:p w14:paraId="1A242D2F"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24A66" w14:paraId="61538C4D" w14:textId="77777777" w:rsidTr="00375AEA">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E619CB" w14:textId="77777777" w:rsidR="00D24A66" w:rsidRDefault="00D24A66" w:rsidP="00375AEA">
            <w:r>
              <w:rPr>
                <w:b/>
                <w:bCs/>
                <w:sz w:val="20"/>
                <w:szCs w:val="20"/>
              </w:rPr>
              <w:t>Dimensión</w:t>
            </w:r>
          </w:p>
        </w:tc>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788A04" w14:textId="77777777" w:rsidR="00D24A66" w:rsidRDefault="00D24A66" w:rsidP="00375AEA">
            <w:r>
              <w:rPr>
                <w:b/>
                <w:bCs/>
                <w:sz w:val="20"/>
                <w:szCs w:val="20"/>
              </w:rPr>
              <w:t>Límite</w:t>
            </w:r>
          </w:p>
        </w:tc>
      </w:tr>
      <w:tr w:rsidR="00D24A66" w14:paraId="0E7D25BD"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A3F70" w14:textId="77777777" w:rsidR="00D24A66" w:rsidRDefault="00D24A66" w:rsidP="00375AEA">
            <w:r>
              <w:rPr>
                <w:sz w:val="20"/>
                <w:szCs w:val="20"/>
              </w:rPr>
              <w:t>Mismo número de teléfono (phone_hash)</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080E2" w14:textId="77777777" w:rsidR="00D24A66" w:rsidRDefault="00D24A66" w:rsidP="00375AEA">
            <w:r>
              <w:rPr>
                <w:sz w:val="20"/>
                <w:szCs w:val="20"/>
              </w:rPr>
              <w:t>Máximo 3 solicitudes OTP por día (24h)</w:t>
            </w:r>
          </w:p>
        </w:tc>
      </w:tr>
      <w:tr w:rsidR="00D24A66" w14:paraId="38867A30"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D69A5" w14:textId="77777777" w:rsidR="00D24A66" w:rsidRDefault="00D24A66" w:rsidP="00375AEA">
            <w:r>
              <w:rPr>
                <w:sz w:val="20"/>
                <w:szCs w:val="20"/>
              </w:rPr>
              <w:t>Mismo dispositivo (device_id)</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AE2AA" w14:textId="77777777" w:rsidR="00D24A66" w:rsidRDefault="00D24A66" w:rsidP="00375AEA">
            <w:r>
              <w:rPr>
                <w:sz w:val="20"/>
                <w:szCs w:val="20"/>
              </w:rPr>
              <w:t>Máximo 3 solicitudes OTP por hora</w:t>
            </w:r>
          </w:p>
        </w:tc>
      </w:tr>
      <w:tr w:rsidR="00D24A66" w14:paraId="0FE2F38C"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A429B" w14:textId="77777777" w:rsidR="00D24A66" w:rsidRDefault="00D24A66" w:rsidP="00375AEA">
            <w:r>
              <w:rPr>
                <w:sz w:val="20"/>
                <w:szCs w:val="20"/>
              </w:rPr>
              <w:t>Misma IP (ip_hash)</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9EC82" w14:textId="77777777" w:rsidR="00D24A66" w:rsidRDefault="00D24A66" w:rsidP="00375AEA">
            <w:r>
              <w:rPr>
                <w:sz w:val="20"/>
                <w:szCs w:val="20"/>
              </w:rPr>
              <w:t>Máximo 10 solicitudes OTP por hora</w:t>
            </w:r>
          </w:p>
        </w:tc>
      </w:tr>
      <w:tr w:rsidR="00D24A66" w14:paraId="5481690B"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5FDCE" w14:textId="77777777" w:rsidR="00D24A66" w:rsidRDefault="00D24A66" w:rsidP="00375AEA">
            <w:r>
              <w:rPr>
                <w:sz w:val="20"/>
                <w:szCs w:val="20"/>
              </w:rPr>
              <w:t>Mismo dispositivo + misma convocatoria</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6874D" w14:textId="77777777" w:rsidR="00D24A66" w:rsidRDefault="00D24A66" w:rsidP="00375AEA">
            <w:r>
              <w:rPr>
                <w:sz w:val="20"/>
                <w:szCs w:val="20"/>
              </w:rPr>
              <w:t>Máximo 2 solicitudes OTP por hora</w:t>
            </w:r>
          </w:p>
        </w:tc>
      </w:tr>
    </w:tbl>
    <w:p w14:paraId="03A79D32" w14:textId="77777777" w:rsidR="00D24A66" w:rsidRDefault="00D24A66" w:rsidP="00D24A66">
      <w:pPr>
        <w:spacing w:after="120"/>
      </w:pPr>
    </w:p>
    <w:p w14:paraId="5046449B" w14:textId="77777777" w:rsidR="00D24A66" w:rsidRDefault="00D24A66" w:rsidP="00D24A66">
      <w:pPr>
        <w:spacing w:after="160" w:line="320" w:lineRule="auto"/>
        <w:jc w:val="both"/>
      </w:pPr>
      <w:r>
        <w:t>La verificación se realiza mediante la función SQL check_otp_rate_limit() que recibe phone_hash, device_id, ip_hash y protest_id como parámetros y devuelve un objeto JSONB con allowed: true/false y reason en caso de bloqueo.</w:t>
      </w:r>
    </w:p>
    <w:p w14:paraId="32C2C60D" w14:textId="77777777" w:rsidR="00D24A66" w:rsidRPr="006558C4" w:rsidRDefault="00D24A66" w:rsidP="00D24A66">
      <w:pPr>
        <w:pStyle w:val="Ttulo2"/>
        <w:rPr>
          <w:color w:val="auto"/>
        </w:rPr>
      </w:pPr>
      <w:bookmarkStart w:id="757" w:name="_Toc232095335"/>
      <w:bookmarkStart w:id="758" w:name="_Toc232096430"/>
      <w:bookmarkStart w:id="759" w:name="_Toc232147327"/>
      <w:r>
        <w:rPr>
          <w:color w:val="auto"/>
        </w:rPr>
        <w:t>C.4 Cooldown progresivo</w:t>
      </w:r>
      <w:bookmarkEnd w:id="757"/>
      <w:bookmarkEnd w:id="758"/>
      <w:bookmarkEnd w:id="759"/>
    </w:p>
    <w:p w14:paraId="7534AF18" w14:textId="77777777" w:rsidR="00D24A66" w:rsidRDefault="00D24A66" w:rsidP="00D24A66">
      <w:pPr>
        <w:spacing w:after="160" w:line="320" w:lineRule="auto"/>
        <w:jc w:val="both"/>
      </w:pPr>
      <w:r>
        <w:t>La función SQL get_otp_cooldown(device_id) calcula el tiempo de espera requerido basándose en el historial de intentos OTP incompletos del dispositivo en las últimas 24 horas:</w:t>
      </w:r>
    </w:p>
    <w:p w14:paraId="012E2BC6"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24A66" w14:paraId="19964C29" w14:textId="77777777" w:rsidTr="00375AEA">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520EBD" w14:textId="77777777" w:rsidR="00D24A66" w:rsidRDefault="00D24A66" w:rsidP="00375AEA">
            <w:r>
              <w:rPr>
                <w:b/>
                <w:bCs/>
                <w:sz w:val="20"/>
                <w:szCs w:val="20"/>
              </w:rPr>
              <w:t>Intentos incompletos (últimas 24h)</w:t>
            </w:r>
          </w:p>
        </w:tc>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0C5142" w14:textId="77777777" w:rsidR="00D24A66" w:rsidRDefault="00D24A66" w:rsidP="00375AEA">
            <w:r>
              <w:rPr>
                <w:b/>
                <w:bCs/>
                <w:sz w:val="20"/>
                <w:szCs w:val="20"/>
              </w:rPr>
              <w:t>Cooldown requerido</w:t>
            </w:r>
          </w:p>
        </w:tc>
      </w:tr>
      <w:tr w:rsidR="00D24A66" w14:paraId="7979C3E9"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48C0C" w14:textId="77777777" w:rsidR="00D24A66" w:rsidRDefault="00D24A66" w:rsidP="00375AEA">
            <w:r>
              <w:rPr>
                <w:sz w:val="20"/>
                <w:szCs w:val="20"/>
              </w:rPr>
              <w:t>1</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D8952" w14:textId="77777777" w:rsidR="00D24A66" w:rsidRDefault="00D24A66" w:rsidP="00375AEA">
            <w:r>
              <w:rPr>
                <w:sz w:val="20"/>
                <w:szCs w:val="20"/>
              </w:rPr>
              <w:t>2 minutos</w:t>
            </w:r>
          </w:p>
        </w:tc>
      </w:tr>
      <w:tr w:rsidR="00D24A66" w14:paraId="6F63638E"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DB988" w14:textId="77777777" w:rsidR="00D24A66" w:rsidRDefault="00D24A66" w:rsidP="00375AEA">
            <w:r>
              <w:rPr>
                <w:sz w:val="20"/>
                <w:szCs w:val="20"/>
              </w:rPr>
              <w:t>2</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378F0" w14:textId="77777777" w:rsidR="00D24A66" w:rsidRDefault="00D24A66" w:rsidP="00375AEA">
            <w:r>
              <w:rPr>
                <w:sz w:val="20"/>
                <w:szCs w:val="20"/>
              </w:rPr>
              <w:t>10 minutos</w:t>
            </w:r>
          </w:p>
        </w:tc>
      </w:tr>
      <w:tr w:rsidR="00D24A66" w14:paraId="2130C1CF"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F2CA8" w14:textId="77777777" w:rsidR="00D24A66" w:rsidRDefault="00D24A66" w:rsidP="00375AEA">
            <w:r>
              <w:rPr>
                <w:sz w:val="20"/>
                <w:szCs w:val="20"/>
              </w:rPr>
              <w:t>3</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0FC6D" w14:textId="77777777" w:rsidR="00D24A66" w:rsidRDefault="00D24A66" w:rsidP="00375AEA">
            <w:r>
              <w:rPr>
                <w:sz w:val="20"/>
                <w:szCs w:val="20"/>
              </w:rPr>
              <w:t>1 hora</w:t>
            </w:r>
          </w:p>
        </w:tc>
      </w:tr>
      <w:tr w:rsidR="00D24A66" w14:paraId="64370605" w14:textId="77777777" w:rsidTr="00375AE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7DE5D" w14:textId="77777777" w:rsidR="00D24A66" w:rsidRDefault="00D24A66" w:rsidP="00375AEA">
            <w:r>
              <w:rPr>
                <w:sz w:val="20"/>
                <w:szCs w:val="20"/>
              </w:rPr>
              <w:t>4 o más</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A9086" w14:textId="77777777" w:rsidR="00D24A66" w:rsidRDefault="00D24A66" w:rsidP="00375AEA">
            <w:r>
              <w:rPr>
                <w:sz w:val="20"/>
                <w:szCs w:val="20"/>
              </w:rPr>
              <w:t>24 horas (bloqueo efectivo)</w:t>
            </w:r>
          </w:p>
        </w:tc>
      </w:tr>
    </w:tbl>
    <w:p w14:paraId="2DEEE780" w14:textId="77777777" w:rsidR="00D24A66" w:rsidRDefault="00D24A66" w:rsidP="00D24A66">
      <w:pPr>
        <w:spacing w:after="120"/>
      </w:pPr>
    </w:p>
    <w:p w14:paraId="4133F2BD" w14:textId="77777777" w:rsidR="00D24A66" w:rsidRDefault="00D24A66" w:rsidP="00D24A66">
      <w:pPr>
        <w:spacing w:after="160" w:line="320" w:lineRule="auto"/>
        <w:jc w:val="both"/>
      </w:pPr>
      <w:r>
        <w:t>Los mensajes de error mostrados al usuario son deliberadamente genéricos: no revelan el motivo específico ni los umbrales exactos del bloqueo.</w:t>
      </w:r>
    </w:p>
    <w:p w14:paraId="79B23ADC" w14:textId="77777777" w:rsidR="00D24A66" w:rsidRDefault="00D24A66">
      <w:pPr>
        <w:spacing w:after="160" w:line="320" w:lineRule="auto"/>
        <w:jc w:val="both"/>
      </w:pPr>
      <w:r>
        <w:rPr>
          <w:i/>
          <w:color w:val="555555"/>
          <w:sz w:val="20"/>
          <w:szCs w:val="20"/>
        </w:rPr>
        <w:t>→ Ver Parte III, capítulo 7: Nullifiers — unicidad sin identidad. Implementación técnica en tabla C.1.</w:t>
      </w:r>
    </w:p>
    <w:p w14:paraId="00F42350" w14:textId="77777777" w:rsidR="00D24A66" w:rsidRDefault="00D24A66">
      <w:pPr>
        <w:pStyle w:val="Ttulo2"/>
        <w:rPr>
          <w:color w:val="auto"/>
        </w:rPr>
      </w:pPr>
      <w:bookmarkStart w:id="760" w:name="_Toc232095337"/>
      <w:bookmarkStart w:id="761" w:name="_Toc232096432"/>
      <w:bookmarkStart w:id="762" w:name="_Toc232147328"/>
      <w:r>
        <w:rPr>
          <w:color w:val="auto"/>
        </w:rPr>
        <w:t>C.6 reCAPTCHA v3</w:t>
      </w:r>
      <w:bookmarkEnd w:id="760"/>
      <w:bookmarkEnd w:id="761"/>
      <w:bookmarkEnd w:id="762"/>
    </w:p>
    <w:p w14:paraId="1BD1457C" w14:textId="77777777" w:rsidR="00D24A66" w:rsidRDefault="00D24A66" w:rsidP="00D24A66">
      <w:pPr>
        <w:spacing w:after="160" w:line="320" w:lineRule="auto"/>
        <w:jc w:val="both"/>
      </w:pPr>
      <w:r>
        <w:t>Antes de enviar cualquier SMS, el servidor verifica el token reCAPTCHA v3 recibido del cliente contra la API de Google. Los criterios de rechazo son: token inválido, acción incorrecta (se espera 'request_otp'), o puntuación inferior a 0.5. Puntuaciones entre 0.5 y 0.7 se aceptan con registro en el log para análisis. Puntuaciones inferiores a 0.3 se rechazan directamente.</w:t>
      </w:r>
    </w:p>
    <w:p w14:paraId="466368A8" w14:textId="77777777" w:rsidR="00D24A66" w:rsidRDefault="00D24A66" w:rsidP="00D24A66">
      <w:r>
        <w:br w:type="page"/>
      </w:r>
    </w:p>
    <w:p w14:paraId="6EB2E13A" w14:textId="77777777" w:rsidR="00D24A66" w:rsidRPr="006558C4" w:rsidRDefault="00D24A66" w:rsidP="00D24A66">
      <w:pPr>
        <w:pStyle w:val="Ttulo1"/>
        <w:pBdr>
          <w:bottom w:val="single" w:sz="4" w:space="6" w:color="2E6DA4"/>
        </w:pBdr>
        <w:rPr>
          <w:color w:val="auto"/>
        </w:rPr>
      </w:pPr>
      <w:bookmarkStart w:id="763" w:name="_Toc232095338"/>
      <w:bookmarkStart w:id="764" w:name="_Toc232147329"/>
      <w:r>
        <w:rPr>
          <w:color w:val="auto"/>
        </w:rPr>
        <w:lastRenderedPageBreak/>
        <w:t>D. Integridad</w:t>
      </w:r>
      <w:bookmarkEnd w:id="763"/>
      <w:bookmarkEnd w:id="764"/>
    </w:p>
    <w:p w14:paraId="5F7752FF" w14:textId="77777777" w:rsidR="00D24A66" w:rsidRPr="006558C4" w:rsidRDefault="00D24A66" w:rsidP="00D24A66">
      <w:pPr>
        <w:pStyle w:val="Ttulo2"/>
        <w:rPr>
          <w:color w:val="auto"/>
        </w:rPr>
      </w:pPr>
      <w:bookmarkStart w:id="765" w:name="_Toc232095339"/>
      <w:bookmarkStart w:id="766" w:name="_Toc232096434"/>
      <w:bookmarkStart w:id="767" w:name="_Toc232147330"/>
      <w:r>
        <w:rPr>
          <w:color w:val="auto"/>
        </w:rPr>
        <w:t>D.1 calculate_integrity_hash_v2()</w:t>
      </w:r>
      <w:bookmarkEnd w:id="765"/>
      <w:bookmarkEnd w:id="766"/>
      <w:bookmarkEnd w:id="767"/>
    </w:p>
    <w:p w14:paraId="7FB7F43F" w14:textId="77777777" w:rsidR="00D24A66" w:rsidRDefault="00D24A66" w:rsidP="00D24A66">
      <w:pPr>
        <w:spacing w:after="160" w:line="320" w:lineRule="auto"/>
        <w:jc w:val="both"/>
      </w:pPr>
      <w:r>
        <w:t>La función PL/pgSQL calculate_integrity_hash_v2(protest_id UUID) se ejecuta automáticamente en el job cron de cierre de convocatorias. Su lógica completa:</w:t>
      </w:r>
    </w:p>
    <w:p w14:paraId="4F221F81" w14:textId="77777777" w:rsidR="00D24A66" w:rsidRDefault="00D24A66" w:rsidP="006558C4">
      <w:pPr>
        <w:pStyle w:val="Prrafodelista"/>
        <w:numPr>
          <w:ilvl w:val="0"/>
          <w:numId w:val="27"/>
        </w:numPr>
        <w:spacing w:before="80" w:after="80" w:line="276" w:lineRule="auto"/>
      </w:pPr>
      <w:r>
        <w:t>Obtiene los metadatos de la convocatoria (title, demands, scope, country, count, cities_count).</w:t>
      </w:r>
    </w:p>
    <w:p w14:paraId="6B1F7333" w14:textId="77777777" w:rsidR="00D24A66" w:rsidRDefault="00D24A66" w:rsidP="006558C4">
      <w:pPr>
        <w:pStyle w:val="Prrafodelista"/>
        <w:numPr>
          <w:ilvl w:val="0"/>
          <w:numId w:val="27"/>
        </w:numPr>
        <w:spacing w:before="80" w:after="80" w:line="276" w:lineRule="auto"/>
      </w:pPr>
      <w:r>
        <w:t>Genera los public_commitments para todas las adhesiones activas que aún no lo tengan: SHA256(protest_id::TEXT || nullifier).</w:t>
      </w:r>
    </w:p>
    <w:p w14:paraId="3093557A" w14:textId="77777777" w:rsidR="00D24A66" w:rsidRDefault="00D24A66" w:rsidP="006558C4">
      <w:pPr>
        <w:pStyle w:val="Prrafodelista"/>
        <w:numPr>
          <w:ilvl w:val="0"/>
          <w:numId w:val="27"/>
        </w:numPr>
        <w:spacing w:before="80" w:after="80" w:line="276" w:lineRule="auto"/>
      </w:pPr>
      <w:r>
        <w:t>Obtiene la lista de public_commitments ordenada alfabéticamente.</w:t>
      </w:r>
    </w:p>
    <w:p w14:paraId="1F42FD2B" w14:textId="77777777" w:rsidR="00D24A66" w:rsidRDefault="00D24A66" w:rsidP="006558C4">
      <w:pPr>
        <w:pStyle w:val="Prrafodelista"/>
        <w:numPr>
          <w:ilvl w:val="0"/>
          <w:numId w:val="27"/>
        </w:numPr>
        <w:spacing w:before="80" w:after="80" w:line="276" w:lineRule="auto"/>
      </w:pPr>
      <w:r>
        <w:t>Construye la distribución de ciudades en formato ciudad:count,ciudad:count ordenado por nombre.</w:t>
      </w:r>
    </w:p>
    <w:p w14:paraId="67F717E9" w14:textId="77777777" w:rsidR="00D24A66" w:rsidRDefault="00D24A66" w:rsidP="006558C4">
      <w:pPr>
        <w:pStyle w:val="Prrafodelista"/>
        <w:numPr>
          <w:ilvl w:val="0"/>
          <w:numId w:val="27"/>
        </w:numPr>
        <w:spacing w:before="80" w:after="80" w:line="276" w:lineRule="auto"/>
      </w:pPr>
      <w:r>
        <w:t>Construye la distribución de fiabilidad en formato score:count ordenado por score.</w:t>
      </w:r>
    </w:p>
    <w:p w14:paraId="0D5D35D1" w14:textId="77777777" w:rsidR="00D24A66" w:rsidRDefault="00D24A66" w:rsidP="006558C4">
      <w:pPr>
        <w:pStyle w:val="Prrafodelista"/>
        <w:numPr>
          <w:ilvl w:val="0"/>
          <w:numId w:val="27"/>
        </w:numPr>
        <w:spacing w:before="80" w:after="80" w:line="276" w:lineRule="auto"/>
      </w:pPr>
      <w:r>
        <w:t>Obtiene MIN(created_at) y MAX(created_at) de las adhesiones activas.</w:t>
      </w:r>
    </w:p>
    <w:p w14:paraId="4BE6432E" w14:textId="77777777" w:rsidR="00D24A66" w:rsidRDefault="00D24A66" w:rsidP="006558C4">
      <w:pPr>
        <w:pStyle w:val="Prrafodelista"/>
        <w:numPr>
          <w:ilvl w:val="0"/>
          <w:numId w:val="27"/>
        </w:numPr>
        <w:spacing w:before="80" w:after="80" w:line="276" w:lineRule="auto"/>
      </w:pPr>
      <w:r>
        <w:t>Construye el input canónico concatenando todos los campos con separador «|».</w:t>
      </w:r>
    </w:p>
    <w:p w14:paraId="5BAC14A6" w14:textId="77777777" w:rsidR="00D24A66" w:rsidRDefault="00D24A66" w:rsidP="006558C4">
      <w:pPr>
        <w:pStyle w:val="Prrafodelista"/>
        <w:numPr>
          <w:ilvl w:val="0"/>
          <w:numId w:val="27"/>
        </w:numPr>
        <w:spacing w:before="80" w:after="80" w:line="276" w:lineRule="auto"/>
      </w:pPr>
      <w:r>
        <w:t>Calcula SHA256 del input canónico (sin clave secreta — verificable públicamente).</w:t>
      </w:r>
    </w:p>
    <w:p w14:paraId="73A11572" w14:textId="77777777" w:rsidR="00D24A66" w:rsidRDefault="00D24A66" w:rsidP="006558C4">
      <w:pPr>
        <w:pStyle w:val="Prrafodelista"/>
        <w:numPr>
          <w:ilvl w:val="0"/>
          <w:numId w:val="27"/>
        </w:numPr>
        <w:spacing w:before="80" w:after="80" w:line="276" w:lineRule="auto"/>
      </w:pPr>
      <w:r>
        <w:t>Inserta o actualiza un registro en integrity_records con todos los datos necesarios para verificación futura.</w:t>
      </w:r>
    </w:p>
    <w:p w14:paraId="05C09AE6" w14:textId="77777777" w:rsidR="00D24A66" w:rsidRDefault="00D24A66" w:rsidP="006558C4">
      <w:pPr>
        <w:pStyle w:val="Prrafodelista"/>
        <w:numPr>
          <w:ilvl w:val="0"/>
          <w:numId w:val="27"/>
        </w:numPr>
        <w:spacing w:before="80" w:after="80" w:line="276" w:lineRule="auto"/>
      </w:pPr>
      <w:r>
        <w:t>Devuelve el hash calculado.</w:t>
      </w:r>
    </w:p>
    <w:p w14:paraId="49030CFF" w14:textId="77777777" w:rsidR="00D24A66" w:rsidRPr="006558C4" w:rsidRDefault="00D24A66" w:rsidP="00D24A66">
      <w:pPr>
        <w:pStyle w:val="Ttulo2"/>
        <w:rPr>
          <w:color w:val="auto"/>
        </w:rPr>
      </w:pPr>
      <w:bookmarkStart w:id="768" w:name="_Toc232095340"/>
      <w:bookmarkStart w:id="769" w:name="_Toc232096435"/>
      <w:bookmarkStart w:id="770" w:name="_Toc232147331"/>
      <w:r>
        <w:rPr>
          <w:color w:val="auto"/>
        </w:rPr>
        <w:t>D.2 Formato del input canónico</w:t>
      </w:r>
      <w:bookmarkEnd w:id="768"/>
      <w:bookmarkEnd w:id="769"/>
      <w:bookmarkEnd w:id="770"/>
    </w:p>
    <w:p w14:paraId="15166942" w14:textId="77777777" w:rsidR="00D24A66" w:rsidRDefault="00D24A66" w:rsidP="00D24A66">
      <w:pPr>
        <w:spacing w:after="160" w:line="320" w:lineRule="auto"/>
        <w:jc w:val="both"/>
      </w:pPr>
      <w:r>
        <w:t>El input canónico exacto que se hashea es:</w:t>
      </w:r>
    </w:p>
    <w:p w14:paraId="17D0BB8E" w14:textId="77777777" w:rsidR="00D24A66" w:rsidRPr="003A6036" w:rsidRDefault="00D24A66" w:rsidP="00D24A66">
      <w:pPr>
        <w:spacing w:before="80" w:after="80"/>
        <w:ind w:left="720"/>
        <w:rPr>
          <w:lang w:val="en-GB"/>
        </w:rPr>
      </w:pPr>
      <w:r>
        <w:rPr>
          <w:rFonts w:ascii="Courier New" w:eastAsia="Courier New" w:hAnsi="Courier New" w:cs="Courier New"/>
          <w:color w:val="2E6DA4"/>
          <w:sz w:val="20"/>
          <w:szCs w:val="20"/>
          <w:lang w:val="en-GB"/>
        </w:rPr>
        <w:t>protest_id|title|demands|scope|country|count|cities_count|reliability|cities|first_adhesion|last_adhesion|commitments</w:t>
      </w:r>
    </w:p>
    <w:p w14:paraId="3DB8015D" w14:textId="77777777" w:rsidR="00D24A66" w:rsidRDefault="00D24A66" w:rsidP="00D24A66">
      <w:pPr>
        <w:spacing w:after="160" w:line="320" w:lineRule="auto"/>
        <w:jc w:val="both"/>
      </w:pPr>
      <w:r>
        <w:t>Donde:</w:t>
      </w:r>
    </w:p>
    <w:p w14:paraId="57193143" w14:textId="77777777" w:rsidR="00D24A66" w:rsidRPr="003A6036" w:rsidRDefault="00D24A66" w:rsidP="00D24A66">
      <w:pPr>
        <w:pStyle w:val="Prrafodelista"/>
        <w:numPr>
          <w:ilvl w:val="0"/>
          <w:numId w:val="18"/>
        </w:numPr>
        <w:spacing w:before="80" w:after="80"/>
        <w:rPr>
          <w:lang w:val="en-GB"/>
        </w:rPr>
      </w:pPr>
      <w:r>
        <w:rPr>
          <w:lang w:val="en-GB"/>
        </w:rPr>
        <w:t>reliability = «score1:count1,score2:count2,...» ordenado por score ascendente</w:t>
      </w:r>
    </w:p>
    <w:p w14:paraId="7C83C76E" w14:textId="77777777" w:rsidR="00D24A66" w:rsidRDefault="00D24A66" w:rsidP="00D24A66">
      <w:pPr>
        <w:pStyle w:val="Prrafodelista"/>
        <w:numPr>
          <w:ilvl w:val="0"/>
          <w:numId w:val="18"/>
        </w:numPr>
        <w:spacing w:before="80" w:after="80"/>
      </w:pPr>
      <w:r>
        <w:t>cities = «ciudad1:count1,ciudad2:count2,...» ordenado alfabéticamente por nombre</w:t>
      </w:r>
    </w:p>
    <w:p w14:paraId="6686BCF9" w14:textId="77777777" w:rsidR="00D24A66" w:rsidRDefault="00D24A66" w:rsidP="00D24A66">
      <w:pPr>
        <w:pStyle w:val="Prrafodelista"/>
        <w:numPr>
          <w:ilvl w:val="0"/>
          <w:numId w:val="18"/>
        </w:numPr>
        <w:spacing w:before="80" w:after="80"/>
      </w:pPr>
      <w:r>
        <w:t>first_adhesion y last_adhesion = timestamps en formato PostgreSQL TIMESTAMPTZ::TEXT</w:t>
      </w:r>
    </w:p>
    <w:p w14:paraId="5A0C7997" w14:textId="77777777" w:rsidR="00D24A66" w:rsidRDefault="00D24A66" w:rsidP="00D24A66">
      <w:pPr>
        <w:pStyle w:val="Prrafodelista"/>
        <w:numPr>
          <w:ilvl w:val="0"/>
          <w:numId w:val="18"/>
        </w:numPr>
        <w:spacing w:before="80" w:after="80"/>
      </w:pPr>
      <w:r>
        <w:t>commitments = public_commitments ordenados alfabéticamente y unidos con «|»</w:t>
      </w:r>
    </w:p>
    <w:p w14:paraId="4588F12C" w14:textId="77777777" w:rsidR="00D24A66" w:rsidRDefault="00D24A66">
      <w:pPr>
        <w:spacing w:after="160" w:line="320" w:lineRule="auto"/>
        <w:jc w:val="both"/>
      </w:pPr>
      <w:r>
        <w:rPr>
          <w:i/>
          <w:color w:val="555555"/>
          <w:sz w:val="20"/>
          <w:szCs w:val="20"/>
        </w:rPr>
        <w:t>→ Ver Parte VI, capítulo 8: La tabla integrity_records — descripción completa de campos y propósito.</w:t>
      </w:r>
    </w:p>
    <w:p w14:paraId="2BA18D97" w14:textId="77777777" w:rsidR="00D24A66" w:rsidRDefault="00D24A66">
      <w:pPr>
        <w:pStyle w:val="Ttulo2"/>
        <w:rPr>
          <w:color w:val="auto"/>
        </w:rPr>
      </w:pPr>
      <w:bookmarkStart w:id="771" w:name="_Toc232095342"/>
      <w:bookmarkStart w:id="772" w:name="_Toc232096437"/>
      <w:bookmarkStart w:id="773" w:name="_Toc232147332"/>
      <w:r>
        <w:rPr>
          <w:color w:val="auto"/>
        </w:rPr>
        <w:t>D.4 El endpoint /integrity-data</w:t>
      </w:r>
      <w:bookmarkEnd w:id="771"/>
      <w:bookmarkEnd w:id="772"/>
      <w:bookmarkEnd w:id="773"/>
    </w:p>
    <w:p w14:paraId="3BC3CB63" w14:textId="77777777" w:rsidR="00D24A66" w:rsidRDefault="00D24A66" w:rsidP="00D24A66">
      <w:pPr>
        <w:spacing w:after="160" w:line="320" w:lineRule="auto"/>
        <w:jc w:val="both"/>
      </w:pPr>
      <w:r>
        <w:t>GET /api/public/protests/:id/integrity-data devuelve los datos necesarios para verificar el hash. El endpoint primero busca en integrity_records (datos permanentes). Si no encuentra un registro — lo que solo ocurre en convocatorias v1 o muy antiguas — reconstruye los datos desde las adhesiones activas.</w:t>
      </w:r>
    </w:p>
    <w:p w14:paraId="615E5BD8" w14:textId="77777777" w:rsidR="00D24A66" w:rsidRDefault="00D24A66" w:rsidP="00D24A66">
      <w:pPr>
        <w:spacing w:after="160" w:line="320" w:lineRule="auto"/>
        <w:jc w:val="both"/>
      </w:pPr>
      <w:r>
        <w:lastRenderedPageBreak/>
        <w:t>La respuesta incluye el campo data_source: 'integrity_record' | 'live_adhesions' para que el verificador sepa si los datos provienen del snapshot permanente o de adhesiones en vivo.</w:t>
      </w:r>
    </w:p>
    <w:p w14:paraId="7BF66739" w14:textId="77777777" w:rsidR="00D24A66" w:rsidRDefault="00D24A66" w:rsidP="00D24A66">
      <w:r>
        <w:br w:type="page"/>
      </w:r>
    </w:p>
    <w:p w14:paraId="36E2FC47" w14:textId="77777777" w:rsidR="00D24A66" w:rsidRPr="006558C4" w:rsidRDefault="00D24A66" w:rsidP="00D24A66">
      <w:pPr>
        <w:pStyle w:val="Ttulo1"/>
        <w:pBdr>
          <w:bottom w:val="single" w:sz="4" w:space="6" w:color="2E6DA4"/>
        </w:pBdr>
        <w:rPr>
          <w:color w:val="auto"/>
        </w:rPr>
      </w:pPr>
      <w:bookmarkStart w:id="774" w:name="_Toc232095343"/>
      <w:bookmarkStart w:id="775" w:name="_Toc232147333"/>
      <w:r>
        <w:rPr>
          <w:color w:val="auto"/>
        </w:rPr>
        <w:lastRenderedPageBreak/>
        <w:t>E. API pública</w:t>
      </w:r>
      <w:bookmarkEnd w:id="774"/>
      <w:bookmarkEnd w:id="775"/>
    </w:p>
    <w:p w14:paraId="3CF51253" w14:textId="77777777" w:rsidR="00D24A66" w:rsidRDefault="00D24A66" w:rsidP="00D24A66">
      <w:pPr>
        <w:spacing w:after="160" w:line="320" w:lineRule="auto"/>
        <w:jc w:val="both"/>
      </w:pPr>
      <w:r>
        <w:t>Base URL: https://api.voiceprotest.org</w:t>
      </w:r>
    </w:p>
    <w:p w14:paraId="20CCCE86" w14:textId="77777777" w:rsidR="00D24A66" w:rsidRDefault="00D24A66" w:rsidP="00D24A66">
      <w:pPr>
        <w:spacing w:after="160" w:line="320" w:lineRule="auto"/>
        <w:jc w:val="both"/>
      </w:pPr>
      <w:r>
        <w:t>Rate limit: 120 req/min. Sin autenticación. Solo datos agregados.</w:t>
      </w:r>
    </w:p>
    <w:p w14:paraId="6C1BB262" w14:textId="77777777" w:rsidR="00D24A66" w:rsidRPr="006558C4" w:rsidRDefault="00D24A66" w:rsidP="00D24A66">
      <w:pPr>
        <w:pStyle w:val="Ttulo2"/>
        <w:rPr>
          <w:color w:val="auto"/>
        </w:rPr>
      </w:pPr>
      <w:bookmarkStart w:id="776" w:name="_Toc232095344"/>
      <w:bookmarkStart w:id="777" w:name="_Toc232096439"/>
      <w:bookmarkStart w:id="778" w:name="_Toc232147334"/>
      <w:r>
        <w:rPr>
          <w:color w:val="auto"/>
        </w:rPr>
        <w:t>E.1 GET /api/public/stats</w:t>
      </w:r>
      <w:bookmarkEnd w:id="776"/>
      <w:bookmarkEnd w:id="777"/>
      <w:bookmarkEnd w:id="778"/>
    </w:p>
    <w:p w14:paraId="7D975348" w14:textId="77777777" w:rsidR="00D24A66" w:rsidRDefault="00D24A66" w:rsidP="00D24A66">
      <w:pPr>
        <w:spacing w:after="160" w:line="320" w:lineRule="auto"/>
        <w:jc w:val="both"/>
      </w:pPr>
      <w:r>
        <w:t>Estadísticas globales de la plataforma.</w:t>
      </w:r>
    </w:p>
    <w:p w14:paraId="3162F0C3" w14:textId="77777777" w:rsidR="00D24A66" w:rsidRDefault="00D24A66" w:rsidP="00D24A66">
      <w:pPr>
        <w:spacing w:before="80" w:after="80"/>
        <w:ind w:left="720"/>
      </w:pPr>
      <w:r>
        <w:rPr>
          <w:rFonts w:ascii="Courier New" w:eastAsia="Courier New" w:hAnsi="Courier New" w:cs="Courier New"/>
          <w:color w:val="2E6DA4"/>
          <w:sz w:val="20"/>
          <w:szCs w:val="20"/>
        </w:rPr>
        <w:t>GET /api/public/stats</w:t>
      </w:r>
    </w:p>
    <w:p w14:paraId="3BBB2934" w14:textId="77777777" w:rsidR="00D24A66" w:rsidRDefault="00D24A66" w:rsidP="00D24A66">
      <w:pPr>
        <w:spacing w:after="160" w:line="320" w:lineRule="auto"/>
        <w:jc w:val="both"/>
      </w:pPr>
      <w:r>
        <w:t>Respuesta de ejemplo:</w:t>
      </w:r>
    </w:p>
    <w:p w14:paraId="16288ADB" w14:textId="77777777" w:rsidR="00D24A66" w:rsidRPr="003A6036" w:rsidRDefault="00D24A66" w:rsidP="00D24A66">
      <w:pPr>
        <w:spacing w:before="80" w:after="80"/>
        <w:ind w:left="720"/>
        <w:rPr>
          <w:lang w:val="en-GB"/>
        </w:rPr>
      </w:pPr>
      <w:r>
        <w:rPr>
          <w:rFonts w:ascii="Courier New" w:eastAsia="Courier New" w:hAnsi="Courier New" w:cs="Courier New"/>
          <w:color w:val="2E6DA4"/>
          <w:sz w:val="20"/>
          <w:szCs w:val="20"/>
          <w:lang w:val="en-GB"/>
        </w:rPr>
        <w:t>{ "total_protests": 12, "total_adhesions": 4821, "active_protests": 2,</w:t>
      </w:r>
    </w:p>
    <w:p w14:paraId="2C63BAAB" w14:textId="77777777" w:rsidR="00D24A66" w:rsidRPr="003A6036" w:rsidRDefault="00D24A66" w:rsidP="00D24A66">
      <w:pPr>
        <w:spacing w:before="80" w:after="80"/>
        <w:ind w:left="720"/>
        <w:rPr>
          <w:lang w:val="en-GB"/>
        </w:rPr>
      </w:pPr>
      <w:r>
        <w:rPr>
          <w:rFonts w:ascii="Courier New" w:eastAsia="Courier New" w:hAnsi="Courier New" w:cs="Courier New"/>
          <w:color w:val="2E6DA4"/>
          <w:sz w:val="20"/>
          <w:szCs w:val="20"/>
          <w:lang w:val="en-GB"/>
        </w:rPr>
        <w:t xml:space="preserve">  "countries_reached": 8, "cities_reached": 143 }</w:t>
      </w:r>
    </w:p>
    <w:p w14:paraId="08FCF410" w14:textId="77777777" w:rsidR="00D24A66" w:rsidRPr="006558C4" w:rsidRDefault="00D24A66" w:rsidP="00D24A66">
      <w:pPr>
        <w:pStyle w:val="Ttulo2"/>
        <w:rPr>
          <w:color w:val="auto"/>
          <w:lang w:val="en-GB"/>
        </w:rPr>
      </w:pPr>
      <w:bookmarkStart w:id="779" w:name="_Toc232095345"/>
      <w:bookmarkStart w:id="780" w:name="_Toc232096440"/>
      <w:bookmarkStart w:id="781" w:name="_Toc232147335"/>
      <w:r>
        <w:rPr>
          <w:color w:val="auto"/>
          <w:lang w:val="en-GB"/>
        </w:rPr>
        <w:t>E.2 GET /api/public/protests</w:t>
      </w:r>
      <w:bookmarkEnd w:id="779"/>
      <w:bookmarkEnd w:id="780"/>
      <w:bookmarkEnd w:id="781"/>
    </w:p>
    <w:p w14:paraId="6B2BB74B" w14:textId="77777777" w:rsidR="00D24A66" w:rsidRDefault="00D24A66" w:rsidP="00D24A66">
      <w:pPr>
        <w:spacing w:after="160" w:line="320" w:lineRule="auto"/>
        <w:jc w:val="both"/>
      </w:pPr>
      <w:r>
        <w:t>Lista de convocatorias con filtros opcionales.</w:t>
      </w:r>
    </w:p>
    <w:p w14:paraId="07239BE8" w14:textId="77777777" w:rsidR="00D24A66" w:rsidRPr="003A6036" w:rsidRDefault="00D24A66" w:rsidP="00D24A66">
      <w:pPr>
        <w:spacing w:before="80" w:after="80"/>
        <w:ind w:left="720"/>
        <w:rPr>
          <w:lang w:val="en-GB"/>
        </w:rPr>
      </w:pPr>
      <w:r>
        <w:rPr>
          <w:rFonts w:ascii="Courier New" w:eastAsia="Courier New" w:hAnsi="Courier New" w:cs="Courier New"/>
          <w:color w:val="2E6DA4"/>
          <w:sz w:val="20"/>
          <w:szCs w:val="20"/>
          <w:lang w:val="en-GB"/>
        </w:rPr>
        <w:t>GET /api/public/protests?status=closed&amp;scope=national&amp;country=ES</w:t>
      </w:r>
    </w:p>
    <w:p w14:paraId="7C20B6DE" w14:textId="77777777" w:rsidR="00D24A66" w:rsidRPr="00D24A66" w:rsidRDefault="00D24A66" w:rsidP="00D24A66">
      <w:pPr>
        <w:spacing w:after="160" w:line="320" w:lineRule="auto"/>
        <w:jc w:val="both"/>
        <w:rPr>
          <w:lang w:val="en-GB"/>
        </w:rPr>
      </w:pPr>
      <w:r>
        <w:rPr>
          <w:lang w:val="en-GB"/>
        </w:rPr>
        <w:t>Parámetros: status (active|closed), scope (national|regional|global), country (ISO alpha-2).</w:t>
      </w:r>
    </w:p>
    <w:p w14:paraId="0E146D92" w14:textId="77777777" w:rsidR="00D24A66" w:rsidRPr="006558C4" w:rsidRDefault="00D24A66" w:rsidP="00D24A66">
      <w:pPr>
        <w:pStyle w:val="Ttulo2"/>
        <w:rPr>
          <w:color w:val="auto"/>
          <w:lang w:val="en-GB"/>
        </w:rPr>
      </w:pPr>
      <w:bookmarkStart w:id="782" w:name="_Toc232095346"/>
      <w:bookmarkStart w:id="783" w:name="_Toc232096441"/>
      <w:bookmarkStart w:id="784" w:name="_Toc232147336"/>
      <w:r>
        <w:rPr>
          <w:color w:val="auto"/>
          <w:lang w:val="en-GB"/>
        </w:rPr>
        <w:t>E.3 GET /api/public/protests/:id</w:t>
      </w:r>
      <w:bookmarkEnd w:id="782"/>
      <w:bookmarkEnd w:id="783"/>
      <w:bookmarkEnd w:id="784"/>
    </w:p>
    <w:p w14:paraId="40BC2486" w14:textId="77777777" w:rsidR="00D24A66" w:rsidRPr="00D24A66" w:rsidRDefault="00D24A66" w:rsidP="00D24A66">
      <w:pPr>
        <w:spacing w:after="160" w:line="320" w:lineRule="auto"/>
        <w:jc w:val="both"/>
        <w:rPr>
          <w:lang w:val="en-GB"/>
        </w:rPr>
      </w:pPr>
      <w:r>
        <w:t xml:space="preserve">Datos completos de una convocatoria. </w:t>
      </w:r>
      <w:r>
        <w:rPr>
          <w:lang w:val="en-GB"/>
        </w:rPr>
        <w:t>Incluye integrity_hash, integrity_version, stats completos y embed_code.</w:t>
      </w:r>
    </w:p>
    <w:p w14:paraId="0CD20226" w14:textId="77777777" w:rsidR="00D24A66" w:rsidRPr="00D24A66" w:rsidRDefault="00D24A66" w:rsidP="00D24A66">
      <w:pPr>
        <w:spacing w:before="80" w:after="80"/>
        <w:ind w:left="720"/>
        <w:rPr>
          <w:lang w:val="en-GB"/>
        </w:rPr>
      </w:pPr>
      <w:r>
        <w:rPr>
          <w:rFonts w:ascii="Courier New" w:eastAsia="Courier New" w:hAnsi="Courier New" w:cs="Courier New"/>
          <w:color w:val="2E6DA4"/>
          <w:sz w:val="20"/>
          <w:szCs w:val="20"/>
          <w:lang w:val="en-GB"/>
        </w:rPr>
        <w:t>GET /api/public/protests/b15ae4a9-fa8e-4c2d-9b3a-1234567890ab</w:t>
      </w:r>
    </w:p>
    <w:p w14:paraId="6FA91AA2" w14:textId="77777777" w:rsidR="00D24A66" w:rsidRPr="006558C4" w:rsidRDefault="00D24A66" w:rsidP="00D24A66">
      <w:pPr>
        <w:pStyle w:val="Ttulo2"/>
        <w:rPr>
          <w:color w:val="auto"/>
          <w:lang w:val="en-GB"/>
        </w:rPr>
      </w:pPr>
      <w:bookmarkStart w:id="785" w:name="_Toc232095347"/>
      <w:bookmarkStart w:id="786" w:name="_Toc232096442"/>
      <w:bookmarkStart w:id="787" w:name="_Toc232147337"/>
      <w:r>
        <w:rPr>
          <w:color w:val="auto"/>
          <w:lang w:val="en-GB"/>
        </w:rPr>
        <w:t>E.4 GET /api/public/protests/:id/integrity-data</w:t>
      </w:r>
      <w:bookmarkEnd w:id="785"/>
      <w:bookmarkEnd w:id="786"/>
      <w:bookmarkEnd w:id="787"/>
    </w:p>
    <w:p w14:paraId="456FA6D9" w14:textId="77777777" w:rsidR="00D24A66" w:rsidRDefault="00D24A66" w:rsidP="00D24A66">
      <w:pPr>
        <w:spacing w:after="160" w:line="320" w:lineRule="auto"/>
        <w:jc w:val="both"/>
      </w:pPr>
      <w:r>
        <w:t>Todos los datos necesarios para verificar el hash de integridad. Solo disponible para convocatorias cerradas.</w:t>
      </w:r>
    </w:p>
    <w:p w14:paraId="67609F2F" w14:textId="77777777" w:rsidR="00D24A66" w:rsidRDefault="00D24A66" w:rsidP="00D24A66">
      <w:pPr>
        <w:spacing w:before="80" w:after="80"/>
        <w:ind w:left="720"/>
      </w:pPr>
      <w:r>
        <w:rPr>
          <w:rFonts w:ascii="Courier New" w:eastAsia="Courier New" w:hAnsi="Courier New" w:cs="Courier New"/>
          <w:color w:val="2E6DA4"/>
          <w:sz w:val="20"/>
          <w:szCs w:val="20"/>
        </w:rPr>
        <w:t>GET /api/public/protests/:id/integrity-data</w:t>
      </w:r>
    </w:p>
    <w:p w14:paraId="00C7AB70" w14:textId="77777777" w:rsidR="00D24A66" w:rsidRDefault="00D24A66" w:rsidP="00D24A66">
      <w:pPr>
        <w:spacing w:after="160" w:line="320" w:lineRule="auto"/>
        <w:jc w:val="both"/>
      </w:pPr>
      <w:r>
        <w:t>Respuesta resumida:</w:t>
      </w:r>
    </w:p>
    <w:p w14:paraId="0708A79B" w14:textId="77777777" w:rsidR="00D24A66" w:rsidRPr="00D24A66" w:rsidRDefault="00D24A66" w:rsidP="00D24A66">
      <w:pPr>
        <w:spacing w:before="80" w:after="80"/>
        <w:ind w:left="720"/>
        <w:rPr>
          <w:lang w:val="en-GB"/>
        </w:rPr>
      </w:pPr>
      <w:r>
        <w:rPr>
          <w:rFonts w:ascii="Courier New" w:eastAsia="Courier New" w:hAnsi="Courier New" w:cs="Courier New"/>
          <w:color w:val="2E6DA4"/>
          <w:sz w:val="20"/>
          <w:szCs w:val="20"/>
          <w:lang w:val="en-GB"/>
        </w:rPr>
        <w:t>{ "integrity_version": 2,</w:t>
      </w:r>
    </w:p>
    <w:p w14:paraId="72129676" w14:textId="77777777" w:rsidR="00D24A66" w:rsidRPr="00D24A66" w:rsidRDefault="00D24A66" w:rsidP="00D24A66">
      <w:pPr>
        <w:spacing w:before="80" w:after="80"/>
        <w:ind w:left="720"/>
        <w:rPr>
          <w:lang w:val="en-GB"/>
        </w:rPr>
      </w:pPr>
      <w:r>
        <w:rPr>
          <w:rFonts w:ascii="Courier New" w:eastAsia="Courier New" w:hAnsi="Courier New" w:cs="Courier New"/>
          <w:color w:val="2E6DA4"/>
          <w:sz w:val="20"/>
          <w:szCs w:val="20"/>
          <w:lang w:val="en-GB"/>
        </w:rPr>
        <w:t xml:space="preserve">  "protest_id": "b15ae4a9-...",</w:t>
      </w:r>
    </w:p>
    <w:p w14:paraId="4E231834" w14:textId="77777777" w:rsidR="00D24A66" w:rsidRPr="00D24A66" w:rsidRDefault="00D24A66" w:rsidP="00D24A66">
      <w:pPr>
        <w:spacing w:before="80" w:after="80"/>
        <w:ind w:left="720"/>
        <w:rPr>
          <w:lang w:val="en-GB"/>
        </w:rPr>
      </w:pPr>
      <w:r>
        <w:rPr>
          <w:rFonts w:ascii="Courier New" w:eastAsia="Courier New" w:hAnsi="Courier New" w:cs="Courier New"/>
          <w:color w:val="2E6DA4"/>
          <w:sz w:val="20"/>
          <w:szCs w:val="20"/>
          <w:lang w:val="en-GB"/>
        </w:rPr>
        <w:t xml:space="preserve">  "total_adhesions": 1247,</w:t>
      </w:r>
    </w:p>
    <w:p w14:paraId="33645157" w14:textId="77777777" w:rsidR="00D24A66" w:rsidRPr="00D24A66" w:rsidRDefault="00D24A66" w:rsidP="00D24A66">
      <w:pPr>
        <w:spacing w:before="80" w:after="80"/>
        <w:ind w:left="720"/>
        <w:rPr>
          <w:lang w:val="en-GB"/>
        </w:rPr>
      </w:pPr>
      <w:r>
        <w:rPr>
          <w:rFonts w:ascii="Courier New" w:eastAsia="Courier New" w:hAnsi="Courier New" w:cs="Courier New"/>
          <w:color w:val="2E6DA4"/>
          <w:sz w:val="20"/>
          <w:szCs w:val="20"/>
          <w:lang w:val="en-GB"/>
        </w:rPr>
        <w:t xml:space="preserve">  "integrity_hash": "e0ff21f8a3b4c5d6...",</w:t>
      </w:r>
    </w:p>
    <w:p w14:paraId="2A915744" w14:textId="77777777" w:rsidR="00D24A66" w:rsidRPr="00D24A66" w:rsidRDefault="00D24A66" w:rsidP="00D24A66">
      <w:pPr>
        <w:spacing w:before="80" w:after="80"/>
        <w:ind w:left="720"/>
        <w:rPr>
          <w:lang w:val="en-GB"/>
        </w:rPr>
      </w:pPr>
      <w:r>
        <w:rPr>
          <w:rFonts w:ascii="Courier New" w:eastAsia="Courier New" w:hAnsi="Courier New" w:cs="Courier New"/>
          <w:color w:val="2E6DA4"/>
          <w:sz w:val="20"/>
          <w:szCs w:val="20"/>
          <w:lang w:val="en-GB"/>
        </w:rPr>
        <w:t xml:space="preserve">  "public_commitments": ["a1b2c3...", "d4e5f6...", ...],</w:t>
      </w:r>
    </w:p>
    <w:p w14:paraId="24CD8B52" w14:textId="77777777" w:rsidR="00D24A66" w:rsidRPr="00D24A66" w:rsidRDefault="00D24A66" w:rsidP="00D24A66">
      <w:pPr>
        <w:spacing w:before="80" w:after="80"/>
        <w:ind w:left="720"/>
        <w:rPr>
          <w:lang w:val="en-GB"/>
        </w:rPr>
      </w:pPr>
      <w:r>
        <w:rPr>
          <w:rFonts w:ascii="Courier New" w:eastAsia="Courier New" w:hAnsi="Courier New" w:cs="Courier New"/>
          <w:color w:val="2E6DA4"/>
          <w:sz w:val="20"/>
          <w:szCs w:val="20"/>
          <w:lang w:val="en-GB"/>
        </w:rPr>
        <w:t xml:space="preserve">  "first_adhesion": "2026-06-10 10:23:14.123456+00",</w:t>
      </w:r>
    </w:p>
    <w:p w14:paraId="7C66846E" w14:textId="77777777" w:rsidR="00D24A66" w:rsidRPr="00D24A66" w:rsidRDefault="00D24A66" w:rsidP="00D24A66">
      <w:pPr>
        <w:spacing w:before="80" w:after="80"/>
        <w:ind w:left="720"/>
        <w:rPr>
          <w:lang w:val="en-GB"/>
        </w:rPr>
      </w:pPr>
      <w:r>
        <w:rPr>
          <w:rFonts w:ascii="Courier New" w:eastAsia="Courier New" w:hAnsi="Courier New" w:cs="Courier New"/>
          <w:color w:val="2E6DA4"/>
          <w:sz w:val="20"/>
          <w:szCs w:val="20"/>
          <w:lang w:val="en-GB"/>
        </w:rPr>
        <w:t xml:space="preserve">  "last_adhesion": "2026-06-11 18:29:52.654321+00",</w:t>
      </w:r>
    </w:p>
    <w:p w14:paraId="03F36048" w14:textId="77777777" w:rsidR="00D24A66" w:rsidRPr="00D24A66" w:rsidRDefault="00D24A66" w:rsidP="00D24A66">
      <w:pPr>
        <w:spacing w:before="80" w:after="80"/>
        <w:ind w:left="720"/>
        <w:rPr>
          <w:lang w:val="en-GB"/>
        </w:rPr>
      </w:pPr>
      <w:r>
        <w:rPr>
          <w:rFonts w:ascii="Courier New" w:eastAsia="Courier New" w:hAnsi="Courier New" w:cs="Courier New"/>
          <w:color w:val="2E6DA4"/>
          <w:sz w:val="20"/>
          <w:szCs w:val="20"/>
          <w:lang w:val="en-GB"/>
        </w:rPr>
        <w:t xml:space="preserve">  "city_distribution": { "Amsterdam": 234, "Rotterdam": 187, ... },</w:t>
      </w:r>
    </w:p>
    <w:p w14:paraId="2AC1686C" w14:textId="77777777" w:rsidR="00D24A66" w:rsidRPr="00D24A66" w:rsidRDefault="00D24A66" w:rsidP="00D24A66">
      <w:pPr>
        <w:spacing w:before="80" w:after="80"/>
        <w:ind w:left="720"/>
        <w:rPr>
          <w:lang w:val="en-GB"/>
        </w:rPr>
      </w:pPr>
      <w:r>
        <w:rPr>
          <w:rFonts w:ascii="Courier New" w:eastAsia="Courier New" w:hAnsi="Courier New" w:cs="Courier New"/>
          <w:color w:val="2E6DA4"/>
          <w:sz w:val="20"/>
          <w:szCs w:val="20"/>
          <w:lang w:val="en-GB"/>
        </w:rPr>
        <w:t xml:space="preserve">  "reliability_breakdown": { "85": 456, "75": 389, "65": 402 },</w:t>
      </w:r>
    </w:p>
    <w:p w14:paraId="58CFCEE6" w14:textId="77777777" w:rsidR="00D24A66" w:rsidRPr="00970506" w:rsidRDefault="00D24A66" w:rsidP="00D24A66">
      <w:pPr>
        <w:spacing w:before="80" w:after="80"/>
        <w:ind w:left="720"/>
      </w:pPr>
      <w:r>
        <w:rPr>
          <w:rFonts w:ascii="Courier New" w:eastAsia="Courier New" w:hAnsi="Courier New" w:cs="Courier New"/>
          <w:color w:val="2E6DA4"/>
          <w:sz w:val="20"/>
          <w:szCs w:val="20"/>
          <w:lang w:val="en-GB"/>
        </w:rPr>
        <w:t xml:space="preserve">  "verification_instructions": { "algorithm": "SHA256", ... } </w:t>
      </w:r>
      <w:r>
        <w:rPr>
          <w:rFonts w:ascii="Courier New" w:eastAsia="Courier New" w:hAnsi="Courier New" w:cs="Courier New"/>
          <w:color w:val="2E6DA4"/>
          <w:sz w:val="20"/>
          <w:szCs w:val="20"/>
        </w:rPr>
        <w:t>}</w:t>
      </w:r>
    </w:p>
    <w:p w14:paraId="5C8DBCF6" w14:textId="77777777" w:rsidR="00D24A66" w:rsidRPr="006558C4" w:rsidRDefault="00D24A66" w:rsidP="00D24A66">
      <w:pPr>
        <w:pStyle w:val="Ttulo1"/>
        <w:pBdr>
          <w:bottom w:val="single" w:sz="4" w:space="6" w:color="2E6DA4"/>
        </w:pBdr>
        <w:rPr>
          <w:color w:val="auto"/>
        </w:rPr>
      </w:pPr>
      <w:bookmarkStart w:id="788" w:name="_Toc232095348"/>
      <w:bookmarkStart w:id="789" w:name="_Toc232147338"/>
      <w:r>
        <w:rPr>
          <w:color w:val="auto"/>
        </w:rPr>
        <w:lastRenderedPageBreak/>
        <w:t>F. Despliegue y mantenimiento</w:t>
      </w:r>
      <w:bookmarkEnd w:id="788"/>
      <w:bookmarkEnd w:id="789"/>
    </w:p>
    <w:p w14:paraId="44971317" w14:textId="77777777" w:rsidR="00D24A66" w:rsidRPr="006558C4" w:rsidRDefault="00D24A66" w:rsidP="00D24A66">
      <w:pPr>
        <w:pStyle w:val="Ttulo2"/>
        <w:rPr>
          <w:color w:val="auto"/>
        </w:rPr>
      </w:pPr>
      <w:bookmarkStart w:id="790" w:name="_Toc232095349"/>
      <w:bookmarkStart w:id="791" w:name="_Toc232096444"/>
      <w:bookmarkStart w:id="792" w:name="_Toc232147339"/>
      <w:r>
        <w:rPr>
          <w:color w:val="auto"/>
        </w:rPr>
        <w:t>F.1 Variables de entorno — Railway</w:t>
      </w:r>
      <w:bookmarkEnd w:id="790"/>
      <w:bookmarkEnd w:id="791"/>
      <w:bookmarkEnd w:id="792"/>
    </w:p>
    <w:p w14:paraId="72C43E82" w14:textId="77777777" w:rsidR="00D24A66" w:rsidRDefault="00D24A66" w:rsidP="00D24A66">
      <w:pPr>
        <w:spacing w:after="160" w:line="320" w:lineRule="auto"/>
        <w:jc w:val="both"/>
      </w:pPr>
      <w:r>
        <w:t>Todas las variables de entorno se gestionan desde el panel de Railway. No deben existir en el repositorio en ningún momento. Variables requeridas en producción:</w:t>
      </w:r>
    </w:p>
    <w:p w14:paraId="6D9EE34E" w14:textId="77777777" w:rsidR="00D24A66" w:rsidRDefault="00D24A66" w:rsidP="00D24A66">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7"/>
        <w:gridCol w:w="3365"/>
        <w:gridCol w:w="2738"/>
      </w:tblGrid>
      <w:tr w:rsidR="00D24A66" w14:paraId="56784342" w14:textId="77777777" w:rsidTr="00375AEA">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831EB3" w14:textId="77777777" w:rsidR="00D24A66" w:rsidRDefault="00D24A66" w:rsidP="00375AEA">
            <w:r>
              <w:rPr>
                <w:b/>
                <w:bCs/>
                <w:sz w:val="20"/>
                <w:szCs w:val="20"/>
              </w:rPr>
              <w:t>Variable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3D7A24" w14:textId="77777777" w:rsidR="00D24A66" w:rsidRDefault="00D24A66" w:rsidP="00375AEA">
            <w:r>
              <w:rPr>
                <w:b/>
                <w:bCs/>
                <w:sz w:val="20"/>
                <w:szCs w:val="20"/>
              </w:rPr>
              <w:t>Descripción</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838AFF" w14:textId="77777777" w:rsidR="00D24A66" w:rsidRDefault="00D24A66" w:rsidP="00375AEA">
            <w:r>
              <w:rPr>
                <w:b/>
                <w:bCs/>
                <w:sz w:val="20"/>
                <w:szCs w:val="20"/>
              </w:rPr>
              <w:t>Crítica</w:t>
            </w:r>
          </w:p>
        </w:tc>
      </w:tr>
      <w:tr w:rsidR="00D24A66" w14:paraId="5DC10CF4"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92706" w14:textId="77777777" w:rsidR="00D24A66" w:rsidRDefault="00D24A66" w:rsidP="00375AEA">
            <w:r>
              <w:rPr>
                <w:sz w:val="20"/>
                <w:szCs w:val="20"/>
              </w:rPr>
              <w:t>SUPABASE_URL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AE82D" w14:textId="77777777" w:rsidR="00D24A66" w:rsidRDefault="00D24A66" w:rsidP="00375AEA">
            <w:r>
              <w:rPr>
                <w:sz w:val="20"/>
                <w:szCs w:val="20"/>
              </w:rPr>
              <w:t>URL de la instancia Supabase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9B568" w14:textId="77777777" w:rsidR="00D24A66" w:rsidRDefault="00D24A66" w:rsidP="00375AEA">
            <w:r>
              <w:rPr>
                <w:sz w:val="20"/>
                <w:szCs w:val="20"/>
              </w:rPr>
              <w:t>Sí</w:t>
            </w:r>
          </w:p>
        </w:tc>
      </w:tr>
      <w:tr w:rsidR="00D24A66" w14:paraId="5728ACCB"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AE161" w14:textId="77777777" w:rsidR="00D24A66" w:rsidRDefault="00D24A66" w:rsidP="00375AEA">
            <w:r>
              <w:rPr>
                <w:sz w:val="20"/>
                <w:szCs w:val="20"/>
              </w:rPr>
              <w:t>SUPABASE_SERVICE_KEY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51FED" w14:textId="77777777" w:rsidR="00D24A66" w:rsidRDefault="00D24A66" w:rsidP="00375AEA">
            <w:r>
              <w:rPr>
                <w:sz w:val="20"/>
                <w:szCs w:val="20"/>
              </w:rPr>
              <w:t>Clave de servicio Supabase (full access)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6B132" w14:textId="77777777" w:rsidR="00D24A66" w:rsidRDefault="00D24A66" w:rsidP="00375AEA">
            <w:r>
              <w:rPr>
                <w:sz w:val="20"/>
                <w:szCs w:val="20"/>
              </w:rPr>
              <w:t>Sí</w:t>
            </w:r>
          </w:p>
        </w:tc>
      </w:tr>
      <w:tr w:rsidR="00D24A66" w14:paraId="0CDDE9E5"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9DB96" w14:textId="77777777" w:rsidR="00D24A66" w:rsidRDefault="00D24A66" w:rsidP="00375AEA">
            <w:r>
              <w:rPr>
                <w:sz w:val="20"/>
                <w:szCs w:val="20"/>
              </w:rPr>
              <w:t>TWILIO_ACCOUNT_SID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9DC4A" w14:textId="77777777" w:rsidR="00D24A66" w:rsidRDefault="00D24A66" w:rsidP="00375AEA">
            <w:r>
              <w:rPr>
                <w:sz w:val="20"/>
                <w:szCs w:val="20"/>
              </w:rPr>
              <w:t>SID de la cuenta Twilio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4D1B5" w14:textId="77777777" w:rsidR="00D24A66" w:rsidRDefault="00D24A66" w:rsidP="00375AEA">
            <w:r>
              <w:rPr>
                <w:sz w:val="20"/>
                <w:szCs w:val="20"/>
              </w:rPr>
              <w:t>Sí</w:t>
            </w:r>
          </w:p>
        </w:tc>
      </w:tr>
      <w:tr w:rsidR="00D24A66" w14:paraId="6BE9BD06"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2A133" w14:textId="77777777" w:rsidR="00D24A66" w:rsidRDefault="00D24A66" w:rsidP="00375AEA">
            <w:r>
              <w:rPr>
                <w:sz w:val="20"/>
                <w:szCs w:val="20"/>
              </w:rPr>
              <w:t>TWILIO_AUTH_TOKEN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F0568" w14:textId="77777777" w:rsidR="00D24A66" w:rsidRDefault="00D24A66" w:rsidP="00375AEA">
            <w:r>
              <w:rPr>
                <w:sz w:val="20"/>
                <w:szCs w:val="20"/>
              </w:rPr>
              <w:t>Token de autenticación Twilio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F457E" w14:textId="77777777" w:rsidR="00D24A66" w:rsidRDefault="00D24A66" w:rsidP="00375AEA">
            <w:r>
              <w:rPr>
                <w:sz w:val="20"/>
                <w:szCs w:val="20"/>
              </w:rPr>
              <w:t>Sí</w:t>
            </w:r>
          </w:p>
        </w:tc>
      </w:tr>
      <w:tr w:rsidR="00D24A66" w14:paraId="5F85685E"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58F9C" w14:textId="77777777" w:rsidR="00D24A66" w:rsidRDefault="00D24A66" w:rsidP="00375AEA">
            <w:r>
              <w:rPr>
                <w:sz w:val="20"/>
                <w:szCs w:val="20"/>
              </w:rPr>
              <w:t>TWILIO_VERIFY_SID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31409" w14:textId="77777777" w:rsidR="00D24A66" w:rsidRDefault="00D24A66" w:rsidP="00375AEA">
            <w:r>
              <w:rPr>
                <w:sz w:val="20"/>
                <w:szCs w:val="20"/>
              </w:rPr>
              <w:t>SID del servicio Verify de Twilio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4783B" w14:textId="77777777" w:rsidR="00D24A66" w:rsidRDefault="00D24A66" w:rsidP="00375AEA">
            <w:r>
              <w:rPr>
                <w:sz w:val="20"/>
                <w:szCs w:val="20"/>
              </w:rPr>
              <w:t>Sí</w:t>
            </w:r>
          </w:p>
        </w:tc>
      </w:tr>
      <w:tr w:rsidR="00D24A66" w14:paraId="5DB60D62"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1BE95" w14:textId="77777777" w:rsidR="00D24A66" w:rsidRDefault="00D24A66" w:rsidP="00375AEA">
            <w:r>
              <w:rPr>
                <w:sz w:val="20"/>
                <w:szCs w:val="20"/>
              </w:rPr>
              <w:t>PHONE_HASH_SECRET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92B34" w14:textId="77777777" w:rsidR="00D24A66" w:rsidRDefault="00D24A66" w:rsidP="00375AEA">
            <w:r>
              <w:rPr>
                <w:sz w:val="20"/>
                <w:szCs w:val="20"/>
              </w:rPr>
              <w:t>Clave HMAC para phone y IP hash. 64 chars hex. Crítica para privacidad.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B31E6" w14:textId="77777777" w:rsidR="00D24A66" w:rsidRDefault="00D24A66" w:rsidP="00375AEA">
            <w:r>
              <w:rPr>
                <w:sz w:val="20"/>
                <w:szCs w:val="20"/>
              </w:rPr>
              <w:t>Sí</w:t>
            </w:r>
          </w:p>
        </w:tc>
      </w:tr>
      <w:tr w:rsidR="00D24A66" w14:paraId="7EBEC964"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C57B9" w14:textId="77777777" w:rsidR="00D24A66" w:rsidRDefault="00D24A66" w:rsidP="00375AEA">
            <w:r>
              <w:rPr>
                <w:sz w:val="20"/>
                <w:szCs w:val="20"/>
              </w:rPr>
              <w:t>NULLIFIER_SECRET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E15FF" w14:textId="77777777" w:rsidR="00D24A66" w:rsidRDefault="00D24A66" w:rsidP="00375AEA">
            <w:r>
              <w:rPr>
                <w:sz w:val="20"/>
                <w:szCs w:val="20"/>
              </w:rPr>
              <w:t>Clave HMAC para nullifiers. 64 chars hex.</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E9D8B" w14:textId="77777777" w:rsidR="00D24A66" w:rsidRDefault="00D24A66" w:rsidP="00375AEA">
            <w:r>
              <w:rPr>
                <w:sz w:val="20"/>
                <w:szCs w:val="20"/>
              </w:rPr>
              <w:t>Sí</w:t>
            </w:r>
          </w:p>
        </w:tc>
      </w:tr>
      <w:tr w:rsidR="00D24A66" w14:paraId="273F9FAD"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0F0BE" w14:textId="77777777" w:rsidR="00D24A66" w:rsidRDefault="00D24A66" w:rsidP="00375AEA">
            <w:r>
              <w:rPr>
                <w:sz w:val="20"/>
                <w:szCs w:val="20"/>
              </w:rPr>
              <w:t>ADMIN_SECRET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0AD1F" w14:textId="77777777" w:rsidR="00D24A66" w:rsidRDefault="00D24A66" w:rsidP="00375AEA">
            <w:r>
              <w:rPr>
                <w:sz w:val="20"/>
                <w:szCs w:val="20"/>
              </w:rPr>
              <w:t>Token para endpoints de administración.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E6118" w14:textId="77777777" w:rsidR="00D24A66" w:rsidRDefault="00D24A66" w:rsidP="00375AEA">
            <w:r>
              <w:rPr>
                <w:sz w:val="20"/>
                <w:szCs w:val="20"/>
              </w:rPr>
              <w:t>Sí</w:t>
            </w:r>
          </w:p>
        </w:tc>
      </w:tr>
      <w:tr w:rsidR="00D24A66" w14:paraId="6F22D137"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D6E0A" w14:textId="77777777" w:rsidR="00D24A66" w:rsidRDefault="00D24A66" w:rsidP="00375AEA">
            <w:r>
              <w:rPr>
                <w:sz w:val="20"/>
                <w:szCs w:val="20"/>
              </w:rPr>
              <w:t>RECAPTCHA_SECRET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34655" w14:textId="77777777" w:rsidR="00D24A66" w:rsidRDefault="00D24A66" w:rsidP="00375AEA">
            <w:r>
              <w:rPr>
                <w:sz w:val="20"/>
                <w:szCs w:val="20"/>
              </w:rPr>
              <w:t>Clave secreta de Google reCAPTCHA v3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DF669" w14:textId="77777777" w:rsidR="00D24A66" w:rsidRDefault="00D24A66" w:rsidP="00375AEA">
            <w:r>
              <w:rPr>
                <w:sz w:val="20"/>
                <w:szCs w:val="20"/>
              </w:rPr>
              <w:t>Sí</w:t>
            </w:r>
          </w:p>
        </w:tc>
      </w:tr>
      <w:tr w:rsidR="00D24A66" w14:paraId="628E5C26"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1183A" w14:textId="77777777" w:rsidR="00D24A66" w:rsidRDefault="00D24A66" w:rsidP="00375AEA">
            <w:r>
              <w:rPr>
                <w:sz w:val="20"/>
                <w:szCs w:val="20"/>
              </w:rPr>
              <w:t>VAPID_PUBLIC_KEY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B3C9D" w14:textId="77777777" w:rsidR="00D24A66" w:rsidRDefault="00D24A66" w:rsidP="00375AEA">
            <w:r>
              <w:rPr>
                <w:sz w:val="20"/>
                <w:szCs w:val="20"/>
              </w:rPr>
              <w:t>Clave pública VAPID para push notifications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1412E" w14:textId="77777777" w:rsidR="00D24A66" w:rsidRDefault="00D24A66" w:rsidP="00375AEA">
            <w:r>
              <w:rPr>
                <w:sz w:val="20"/>
                <w:szCs w:val="20"/>
              </w:rPr>
              <w:t>Sí</w:t>
            </w:r>
          </w:p>
        </w:tc>
      </w:tr>
      <w:tr w:rsidR="00D24A66" w14:paraId="028982C4"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200DD" w14:textId="77777777" w:rsidR="00D24A66" w:rsidRDefault="00D24A66" w:rsidP="00375AEA">
            <w:r>
              <w:rPr>
                <w:sz w:val="20"/>
                <w:szCs w:val="20"/>
              </w:rPr>
              <w:t>VAPID_PRIVATE_KEY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7D6B5" w14:textId="77777777" w:rsidR="00D24A66" w:rsidRDefault="00D24A66" w:rsidP="00375AEA">
            <w:r>
              <w:rPr>
                <w:sz w:val="20"/>
                <w:szCs w:val="20"/>
              </w:rPr>
              <w:t>Clave privada VAPID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4AEFA" w14:textId="77777777" w:rsidR="00D24A66" w:rsidRDefault="00D24A66" w:rsidP="00375AEA">
            <w:r>
              <w:rPr>
                <w:sz w:val="20"/>
                <w:szCs w:val="20"/>
              </w:rPr>
              <w:t>Sí</w:t>
            </w:r>
          </w:p>
        </w:tc>
      </w:tr>
      <w:tr w:rsidR="00D24A66" w14:paraId="342FF6C8"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A59CA" w14:textId="77777777" w:rsidR="00D24A66" w:rsidRDefault="00D24A66" w:rsidP="00375AEA">
            <w:r>
              <w:rPr>
                <w:sz w:val="20"/>
                <w:szCs w:val="20"/>
              </w:rPr>
              <w:t>VAPID_EMAIL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38A41" w14:textId="77777777" w:rsidR="00D24A66" w:rsidRDefault="00D24A66" w:rsidP="00375AEA">
            <w:r>
              <w:rPr>
                <w:sz w:val="20"/>
                <w:szCs w:val="20"/>
              </w:rPr>
              <w:t>Email de contacto para push notifications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BB15D" w14:textId="77777777" w:rsidR="00D24A66" w:rsidRDefault="00D24A66" w:rsidP="00375AEA">
            <w:r>
              <w:rPr>
                <w:sz w:val="20"/>
                <w:szCs w:val="20"/>
              </w:rPr>
              <w:t>Sí</w:t>
            </w:r>
          </w:p>
        </w:tc>
      </w:tr>
      <w:tr w:rsidR="00D24A66" w14:paraId="37AB9B80"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B20C3" w14:textId="77777777" w:rsidR="00D24A66" w:rsidRDefault="00D24A66" w:rsidP="00375AEA">
            <w:r>
              <w:rPr>
                <w:sz w:val="20"/>
                <w:szCs w:val="20"/>
              </w:rPr>
              <w:t>RESEND_API_KEY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4A4F8" w14:textId="77777777" w:rsidR="00D24A66" w:rsidRDefault="00D24A66" w:rsidP="00375AEA">
            <w:r>
              <w:rPr>
                <w:sz w:val="20"/>
                <w:szCs w:val="20"/>
              </w:rPr>
              <w:t>API key de Resend para emails OTP institucionales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9868D" w14:textId="77777777" w:rsidR="00D24A66" w:rsidRDefault="00D24A66" w:rsidP="00375AEA">
            <w:r>
              <w:rPr>
                <w:sz w:val="20"/>
                <w:szCs w:val="20"/>
              </w:rPr>
              <w:t>Sí</w:t>
            </w:r>
          </w:p>
        </w:tc>
      </w:tr>
      <w:tr w:rsidR="00D24A66" w14:paraId="1EC67EF9"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953E4" w14:textId="77777777" w:rsidR="00D24A66" w:rsidRDefault="00D24A66" w:rsidP="00375AEA">
            <w:r>
              <w:rPr>
                <w:sz w:val="20"/>
                <w:szCs w:val="20"/>
              </w:rPr>
              <w:t>SMS_COST_EUR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43C3A" w14:textId="77777777" w:rsidR="00D24A66" w:rsidRDefault="00D24A66" w:rsidP="00375AEA">
            <w:r>
              <w:rPr>
                <w:sz w:val="20"/>
                <w:szCs w:val="20"/>
              </w:rPr>
              <w:t>Coste por SMS completado (default: 0.05)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75436" w14:textId="77777777" w:rsidR="00D24A66" w:rsidRDefault="00D24A66" w:rsidP="00375AEA">
            <w:r>
              <w:rPr>
                <w:sz w:val="20"/>
                <w:szCs w:val="20"/>
              </w:rPr>
              <w:t>No</w:t>
            </w:r>
          </w:p>
        </w:tc>
      </w:tr>
      <w:tr w:rsidR="00D24A66" w14:paraId="44871E14"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1EAC0" w14:textId="77777777" w:rsidR="00D24A66" w:rsidRDefault="00D24A66" w:rsidP="00375AEA">
            <w:r>
              <w:rPr>
                <w:sz w:val="20"/>
                <w:szCs w:val="20"/>
              </w:rPr>
              <w:t>EMAIL_COST_EUR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7AEDA" w14:textId="77777777" w:rsidR="00D24A66" w:rsidRDefault="00D24A66" w:rsidP="00375AEA">
            <w:r>
              <w:rPr>
                <w:sz w:val="20"/>
                <w:szCs w:val="20"/>
              </w:rPr>
              <w:t>Coste por email OTP completado (default: 0.01)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BB8A2" w14:textId="77777777" w:rsidR="00D24A66" w:rsidRDefault="00D24A66" w:rsidP="00375AEA">
            <w:r>
              <w:rPr>
                <w:sz w:val="20"/>
                <w:szCs w:val="20"/>
              </w:rPr>
              <w:t>No</w:t>
            </w:r>
          </w:p>
        </w:tc>
      </w:tr>
      <w:tr w:rsidR="00D24A66" w14:paraId="52B85B54"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9CF71" w14:textId="77777777" w:rsidR="00D24A66" w:rsidRDefault="00D24A66" w:rsidP="00375AEA">
            <w:r>
              <w:rPr>
                <w:sz w:val="20"/>
                <w:szCs w:val="20"/>
              </w:rPr>
              <w:t>PLATFORM_FEE_PERCENT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7E44A" w14:textId="77777777" w:rsidR="00D24A66" w:rsidRDefault="00D24A66" w:rsidP="00375AEA">
            <w:r>
              <w:rPr>
                <w:sz w:val="20"/>
                <w:szCs w:val="20"/>
              </w:rPr>
              <w:t>Porcentaje de cada donación al fondo plataforma (default: 10)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DB43D" w14:textId="77777777" w:rsidR="00D24A66" w:rsidRDefault="00D24A66" w:rsidP="00375AEA">
            <w:r>
              <w:rPr>
                <w:sz w:val="20"/>
                <w:szCs w:val="20"/>
              </w:rPr>
              <w:t>No</w:t>
            </w:r>
          </w:p>
        </w:tc>
      </w:tr>
      <w:tr w:rsidR="00D24A66" w14:paraId="4A5F70DB"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49730" w14:textId="77777777" w:rsidR="00D24A66" w:rsidRDefault="00D24A66" w:rsidP="00375AEA">
            <w:r>
              <w:rPr>
                <w:sz w:val="20"/>
                <w:szCs w:val="20"/>
              </w:rPr>
              <w:t>MAX_DONATION_EUR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8AE9B" w14:textId="77777777" w:rsidR="00D24A66" w:rsidRDefault="00D24A66" w:rsidP="00375AEA">
            <w:r>
              <w:rPr>
                <w:sz w:val="20"/>
                <w:szCs w:val="20"/>
              </w:rPr>
              <w:t>Máximo por operación de donación (default: 100)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F438E" w14:textId="77777777" w:rsidR="00D24A66" w:rsidRDefault="00D24A66" w:rsidP="00375AEA">
            <w:r>
              <w:rPr>
                <w:sz w:val="20"/>
                <w:szCs w:val="20"/>
              </w:rPr>
              <w:t>No</w:t>
            </w:r>
          </w:p>
        </w:tc>
      </w:tr>
      <w:tr w:rsidR="00D24A66" w14:paraId="2064826B" w14:textId="77777777" w:rsidTr="00375AE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96C55" w14:textId="77777777" w:rsidR="00D24A66" w:rsidRDefault="00D24A66" w:rsidP="00375AEA">
            <w:r>
              <w:rPr>
                <w:sz w:val="20"/>
                <w:szCs w:val="20"/>
              </w:rPr>
              <w:t>CORS_ORIGIN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DCC80" w14:textId="77777777" w:rsidR="00D24A66" w:rsidRDefault="00D24A66" w:rsidP="00375AEA">
            <w:r>
              <w:rPr>
                <w:sz w:val="20"/>
                <w:szCs w:val="20"/>
              </w:rPr>
              <w:t>Dominio permitido en CORS (https://voiceprotest.org)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B193F" w14:textId="77777777" w:rsidR="00D24A66" w:rsidRDefault="00D24A66" w:rsidP="00375AEA">
            <w:r>
              <w:rPr>
                <w:sz w:val="20"/>
                <w:szCs w:val="20"/>
              </w:rPr>
              <w:t>Sí</w:t>
            </w:r>
          </w:p>
        </w:tc>
      </w:tr>
    </w:tbl>
    <w:p w14:paraId="4AEC1884" w14:textId="77777777" w:rsidR="00D24A66" w:rsidRDefault="00D24A66" w:rsidP="00D24A66">
      <w:pPr>
        <w:spacing w:after="120"/>
      </w:pPr>
    </w:p>
    <w:p w14:paraId="5E754B08" w14:textId="77777777" w:rsidR="00D24A66" w:rsidRPr="006558C4" w:rsidRDefault="00D24A66" w:rsidP="00D24A66">
      <w:pPr>
        <w:pStyle w:val="Ttulo2"/>
        <w:rPr>
          <w:color w:val="auto"/>
        </w:rPr>
      </w:pPr>
      <w:bookmarkStart w:id="793" w:name="_Toc232095350"/>
      <w:bookmarkStart w:id="794" w:name="_Toc232096445"/>
      <w:bookmarkStart w:id="795" w:name="_Toc232147340"/>
      <w:r>
        <w:rPr>
          <w:color w:val="auto"/>
        </w:rPr>
        <w:lastRenderedPageBreak/>
        <w:t>F.2 CI/CD — GitHub Actions</w:t>
      </w:r>
      <w:bookmarkEnd w:id="793"/>
      <w:bookmarkEnd w:id="794"/>
      <w:bookmarkEnd w:id="795"/>
    </w:p>
    <w:p w14:paraId="54CC4BE5" w14:textId="77777777" w:rsidR="00D24A66" w:rsidRDefault="00D24A66" w:rsidP="00D24A66">
      <w:pPr>
        <w:spacing w:after="160" w:line="320" w:lineRule="auto"/>
        <w:jc w:val="both"/>
      </w:pPr>
      <w:r>
        <w:t>El repositorio tiene un workflow en .github/workflows/deploy.yml que se activa en cada push a la rama main:</w:t>
      </w:r>
    </w:p>
    <w:p w14:paraId="3C886FCD" w14:textId="77777777" w:rsidR="00D24A66" w:rsidRDefault="00D24A66" w:rsidP="00D24A66">
      <w:pPr>
        <w:pStyle w:val="Prrafodelista"/>
        <w:numPr>
          <w:ilvl w:val="0"/>
          <w:numId w:val="19"/>
        </w:numPr>
        <w:spacing w:before="80" w:after="80"/>
      </w:pPr>
      <w:r>
        <w:t>Instala dependencias con npm install.</w:t>
      </w:r>
    </w:p>
    <w:p w14:paraId="5935DC9E" w14:textId="77777777" w:rsidR="00D24A66" w:rsidRDefault="00D24A66" w:rsidP="00D24A66">
      <w:pPr>
        <w:pStyle w:val="Prrafodelista"/>
        <w:numPr>
          <w:ilvl w:val="0"/>
          <w:numId w:val="19"/>
        </w:numPr>
        <w:spacing w:before="80" w:after="80"/>
      </w:pPr>
      <w:r>
        <w:t>Ejecuta el build de producción de Vue.js (npm run build).</w:t>
      </w:r>
    </w:p>
    <w:p w14:paraId="025D8EBD" w14:textId="77777777" w:rsidR="00D24A66" w:rsidRDefault="00D24A66" w:rsidP="00D24A66">
      <w:pPr>
        <w:pStyle w:val="Prrafodelista"/>
        <w:numPr>
          <w:ilvl w:val="0"/>
          <w:numId w:val="19"/>
        </w:numPr>
        <w:spacing w:before="80" w:after="80"/>
      </w:pPr>
      <w:r>
        <w:t>Despliega los archivos de dist/ a la rama gh-pages usando la acción peaceiris/actions-gh-pages.</w:t>
      </w:r>
    </w:p>
    <w:p w14:paraId="5A39AD5E" w14:textId="77777777" w:rsidR="00D24A66" w:rsidRDefault="00D24A66" w:rsidP="00D24A66">
      <w:pPr>
        <w:pStyle w:val="Prrafodelista"/>
        <w:numPr>
          <w:ilvl w:val="0"/>
          <w:numId w:val="19"/>
        </w:numPr>
        <w:spacing w:before="80" w:after="80"/>
      </w:pPr>
      <w:r>
        <w:t>GitHub Pages sirve automáticamente la rama gh-pages en voiceprotest.org.</w:t>
      </w:r>
    </w:p>
    <w:p w14:paraId="71BCDEA4" w14:textId="77777777" w:rsidR="00D24A66" w:rsidRDefault="00D24A66" w:rsidP="00D24A66">
      <w:pPr>
        <w:spacing w:after="160" w:line="320" w:lineRule="auto"/>
        <w:jc w:val="both"/>
      </w:pPr>
      <w:r>
        <w:t>El backend en Railway se redesplega automáticamente cuando Railway detecta cambios en la rama main del repositorio conectado.</w:t>
      </w:r>
    </w:p>
    <w:p w14:paraId="75B63535" w14:textId="77777777" w:rsidR="00D24A66" w:rsidRPr="006558C4" w:rsidRDefault="00D24A66" w:rsidP="00D24A66">
      <w:pPr>
        <w:pStyle w:val="Ttulo2"/>
        <w:rPr>
          <w:color w:val="auto"/>
        </w:rPr>
      </w:pPr>
      <w:bookmarkStart w:id="796" w:name="_Toc232095351"/>
      <w:bookmarkStart w:id="797" w:name="_Toc232096446"/>
      <w:bookmarkStart w:id="798" w:name="_Toc232147341"/>
      <w:r>
        <w:rPr>
          <w:color w:val="auto"/>
        </w:rPr>
        <w:t>F.3 Backups</w:t>
      </w:r>
      <w:bookmarkEnd w:id="796"/>
      <w:bookmarkEnd w:id="797"/>
      <w:bookmarkEnd w:id="798"/>
    </w:p>
    <w:p w14:paraId="6A24275D" w14:textId="77777777" w:rsidR="00D24A66" w:rsidRDefault="00D24A66" w:rsidP="00D24A66">
      <w:pPr>
        <w:spacing w:after="160" w:line="320" w:lineRule="auto"/>
        <w:jc w:val="both"/>
      </w:pPr>
      <w:r>
        <w:t>Supabase realiza backups automáticos diarios de la base de datos, con retención según las condiciones vigentes del plan contratado. Para producción, se recomienda exportar periódicamente la tabla integrity_records y las convocatorias cerradas a un almacenamiento externo, ya que son los datos de mayor valor histórico y los más difíciles de reconstruir.</w:t>
      </w:r>
    </w:p>
    <w:p w14:paraId="08071765" w14:textId="77777777" w:rsidR="00D24A66" w:rsidRDefault="00D24A66" w:rsidP="00D24A66">
      <w:pPr>
        <w:spacing w:after="160" w:line="320" w:lineRule="auto"/>
        <w:jc w:val="both"/>
      </w:pPr>
      <w:r>
        <w:t>Comando de exportación manual:</w:t>
      </w:r>
    </w:p>
    <w:p w14:paraId="131933CB" w14:textId="77777777" w:rsidR="00D24A66" w:rsidRDefault="00D24A66" w:rsidP="00D24A66">
      <w:pPr>
        <w:spacing w:before="80" w:after="80"/>
        <w:ind w:left="720"/>
      </w:pPr>
      <w:r>
        <w:rPr>
          <w:rFonts w:ascii="Courier New" w:eastAsia="Courier New" w:hAnsi="Courier New" w:cs="Courier New"/>
          <w:color w:val="2E6DA4"/>
          <w:sz w:val="20"/>
          <w:szCs w:val="20"/>
        </w:rPr>
        <w:t>supabase db dump --db-url &lt;connection_string&gt; -f backup_$(date +%Y%m%d).sql</w:t>
      </w:r>
    </w:p>
    <w:p w14:paraId="48E4ABC4" w14:textId="77777777" w:rsidR="00D24A66" w:rsidRPr="006558C4" w:rsidRDefault="00D24A66" w:rsidP="00D24A66">
      <w:pPr>
        <w:pStyle w:val="Ttulo2"/>
        <w:rPr>
          <w:color w:val="auto"/>
        </w:rPr>
      </w:pPr>
      <w:bookmarkStart w:id="799" w:name="_Toc232095352"/>
      <w:bookmarkStart w:id="800" w:name="_Toc232096447"/>
      <w:bookmarkStart w:id="801" w:name="_Toc232147342"/>
      <w:r>
        <w:rPr>
          <w:color w:val="auto"/>
        </w:rPr>
        <w:t>F.4 Monitorización</w:t>
      </w:r>
      <w:bookmarkEnd w:id="799"/>
      <w:bookmarkEnd w:id="800"/>
      <w:bookmarkEnd w:id="801"/>
    </w:p>
    <w:p w14:paraId="079E60D0" w14:textId="77777777" w:rsidR="00D24A66" w:rsidRDefault="00D24A66" w:rsidP="00D24A66">
      <w:pPr>
        <w:spacing w:after="160" w:line="320" w:lineRule="auto"/>
        <w:jc w:val="both"/>
      </w:pPr>
      <w:r>
        <w:t>Railway proporciona logs en tiempo real del servidor backend y métricas de uso de CPU y memoria. Supabase proporciona métricas de la base de datos incluyendo consultas lentas y uso de conexiones. No existe actualmente un sistema de alertas automáticas configurado — la monitorización es manual.</w:t>
      </w:r>
    </w:p>
    <w:p w14:paraId="61F4C089" w14:textId="77777777" w:rsidR="00D24A66" w:rsidRDefault="00D24A66" w:rsidP="00D24A66">
      <w:pPr>
        <w:spacing w:after="160" w:line="320" w:lineRule="auto"/>
        <w:jc w:val="both"/>
      </w:pPr>
      <w:r>
        <w:t>Se recomienda configurar para futuras fases: alertas de Railway por uso de CPU &gt; 80%, alertas de Supabase por latencia de consultas &gt; 1s, y Plausible Analytics en el frontend para métricas de uso.</w:t>
      </w:r>
    </w:p>
    <w:p w14:paraId="058B31B9" w14:textId="77777777" w:rsidR="00D24A66" w:rsidRDefault="00D24A66" w:rsidP="00D24A66">
      <w:r>
        <w:br w:type="page"/>
      </w:r>
    </w:p>
    <w:p w14:paraId="47FF338A" w14:textId="77777777" w:rsidR="00D24A66" w:rsidRPr="006558C4" w:rsidRDefault="00D24A66" w:rsidP="00D24A66">
      <w:pPr>
        <w:pStyle w:val="Ttulo1"/>
        <w:pBdr>
          <w:bottom w:val="single" w:sz="4" w:space="6" w:color="2E6DA4"/>
        </w:pBdr>
        <w:rPr>
          <w:color w:val="auto"/>
        </w:rPr>
      </w:pPr>
      <w:bookmarkStart w:id="802" w:name="_Toc232095353"/>
      <w:bookmarkStart w:id="803" w:name="_Toc232147343"/>
      <w:r>
        <w:rPr>
          <w:color w:val="auto"/>
        </w:rPr>
        <w:lastRenderedPageBreak/>
        <w:t>G. Evolución histórica del diseño</w:t>
      </w:r>
      <w:bookmarkEnd w:id="802"/>
      <w:bookmarkEnd w:id="803"/>
    </w:p>
    <w:p w14:paraId="24690ADA" w14:textId="77777777" w:rsidR="00D24A66" w:rsidRDefault="00D24A66" w:rsidP="00D24A66">
      <w:pPr>
        <w:spacing w:after="160" w:line="320" w:lineRule="auto"/>
        <w:jc w:val="both"/>
      </w:pPr>
      <w:r>
        <w:t>Este capítulo documenta las decisiones de diseño descartadas, los problemas encontrados durante el desarrollo y la evolución del sistema desde su concepción hasta la arquitectura actual. Su valor es máximo dentro de diez o veinte años, cuando quien mantenga o extienda el sistema necesite entender por qué las cosas son como son y no de otra forma.</w:t>
      </w:r>
    </w:p>
    <w:p w14:paraId="6CD21F3D" w14:textId="77777777" w:rsidR="00D24A66" w:rsidRPr="006558C4" w:rsidRDefault="00D24A66" w:rsidP="00D24A66">
      <w:pPr>
        <w:pStyle w:val="Ttulo2"/>
        <w:rPr>
          <w:color w:val="auto"/>
        </w:rPr>
      </w:pPr>
      <w:bookmarkStart w:id="804" w:name="_Toc232095354"/>
      <w:bookmarkStart w:id="805" w:name="_Toc232096449"/>
      <w:bookmarkStart w:id="806" w:name="_Toc232147344"/>
      <w:r>
        <w:rPr>
          <w:color w:val="auto"/>
        </w:rPr>
        <w:t>G.1 Decisiones descartadas</w:t>
      </w:r>
      <w:bookmarkEnd w:id="804"/>
      <w:bookmarkEnd w:id="805"/>
      <w:bookmarkEnd w:id="806"/>
    </w:p>
    <w:p w14:paraId="54056364" w14:textId="77777777" w:rsidR="00D24A66" w:rsidRPr="006558C4" w:rsidRDefault="00D24A66" w:rsidP="00D24A66">
      <w:pPr>
        <w:pStyle w:val="Ttulo3"/>
        <w:rPr>
          <w:color w:val="auto"/>
        </w:rPr>
      </w:pPr>
      <w:bookmarkStart w:id="807" w:name="_Toc232095355"/>
      <w:bookmarkStart w:id="808" w:name="_Toc232096450"/>
      <w:bookmarkStart w:id="809" w:name="_Toc232147345"/>
      <w:r>
        <w:rPr>
          <w:color w:val="auto"/>
        </w:rPr>
        <w:t>Anonimato absoluto</w:t>
      </w:r>
      <w:bookmarkEnd w:id="807"/>
      <w:bookmarkEnd w:id="808"/>
      <w:bookmarkEnd w:id="809"/>
    </w:p>
    <w:p w14:paraId="6DC2D375" w14:textId="77777777" w:rsidR="00D24A66" w:rsidRDefault="00D24A66" w:rsidP="00D24A66">
      <w:pPr>
        <w:spacing w:after="160" w:line="320" w:lineRule="auto"/>
        <w:jc w:val="both"/>
      </w:pPr>
      <w:r>
        <w:t>La idea original de Voice Protest incluía la posibilidad de participación completamente anónima — sin número de teléfono, sin ningún dato de identidad. El atractivo filosófico era evidente: máxima protección para los participantes en regímenes represivos.</w:t>
      </w:r>
    </w:p>
    <w:p w14:paraId="6637316D" w14:textId="77777777" w:rsidR="00D24A66" w:rsidRDefault="00D24A66" w:rsidP="00D24A66">
      <w:pPr>
        <w:spacing w:after="160" w:line="320" w:lineRule="auto"/>
        <w:jc w:val="both"/>
      </w:pPr>
      <w:r>
        <w:t>La decisión de descartarlo fue inevitable: el anonimato absoluto hace imposible la verificación de unicidad (una persona puede participar infinitas veces) y la verificación de pertenencia (un bot puede participar desde cualquier lugar del mundo). El resultado sería un sistema con la apariencia de participación verificada pero sin ninguna de sus propiedades reales.</w:t>
      </w:r>
    </w:p>
    <w:p w14:paraId="6E702199" w14:textId="77777777" w:rsidR="00D24A66" w:rsidRDefault="00D24A66" w:rsidP="00D24A66">
      <w:pPr>
        <w:spacing w:after="160" w:line="320" w:lineRule="auto"/>
        <w:jc w:val="both"/>
      </w:pPr>
      <w:r>
        <w:t>La solución adoptada — pseudonimato fuerte — es el compromiso más honesto posible: verificación real, identidad protegida.</w:t>
      </w:r>
    </w:p>
    <w:p w14:paraId="5EC5E636" w14:textId="77777777" w:rsidR="00D24A66" w:rsidRPr="006558C4" w:rsidRDefault="00D24A66" w:rsidP="00D24A66">
      <w:pPr>
        <w:pStyle w:val="Ttulo3"/>
        <w:rPr>
          <w:color w:val="auto"/>
        </w:rPr>
      </w:pPr>
      <w:bookmarkStart w:id="810" w:name="_Toc232095356"/>
      <w:bookmarkStart w:id="811" w:name="_Toc232096451"/>
      <w:bookmarkStart w:id="812" w:name="_Toc232147346"/>
      <w:r>
        <w:rPr>
          <w:color w:val="auto"/>
        </w:rPr>
        <w:t>Blockchain obligatoria</w:t>
      </w:r>
      <w:bookmarkEnd w:id="810"/>
      <w:bookmarkEnd w:id="811"/>
      <w:bookmarkEnd w:id="812"/>
    </w:p>
    <w:p w14:paraId="691D9ABA" w14:textId="77777777" w:rsidR="00D24A66" w:rsidRDefault="00D24A66" w:rsidP="00D24A66">
      <w:pPr>
        <w:spacing w:after="160" w:line="320" w:lineRule="auto"/>
        <w:jc w:val="both"/>
      </w:pPr>
      <w:r>
        <w:t>Durante el diseño inicial se consideró anclar los hashes de integridad en una blockchain pública (Ethereum, Bitcoin) para proporcionar inmutabilidad matemáticamente garantizada y externa. Los hashes seguirían siendo verificables décadas después sin depender de la supervivencia de Voice Protest como organización.</w:t>
      </w:r>
    </w:p>
    <w:p w14:paraId="2FC5CE1A" w14:textId="77777777" w:rsidR="00D24A66" w:rsidRDefault="00D24A66" w:rsidP="00D24A66">
      <w:pPr>
        <w:spacing w:after="160" w:line="320" w:lineRule="auto"/>
        <w:jc w:val="both"/>
      </w:pPr>
      <w:r>
        <w:t>Se descartó por razones prácticas y filosóficas: el coste de transacción en blockchains públicas es variable e impredecible; la complejidad técnica añadida no era proporcional al beneficio en la fase inicial; y el modelo de GitHub + integrity-log.md proporciona un nivel de inmutabilidad suficiente para los objetivos actuales a coste cero.</w:t>
      </w:r>
    </w:p>
    <w:p w14:paraId="528090F0" w14:textId="77777777" w:rsidR="00D24A66" w:rsidRDefault="00D24A66" w:rsidP="00D24A66">
      <w:pPr>
        <w:spacing w:after="160" w:line="320" w:lineRule="auto"/>
        <w:jc w:val="both"/>
      </w:pPr>
      <w:r>
        <w:t>La blockchain sigue siendo una opción viable para una fase futura (integrity hash v3) cuando el volumen de convocatorias justifique la complejidad añadida.</w:t>
      </w:r>
    </w:p>
    <w:p w14:paraId="29452AB2" w14:textId="77777777" w:rsidR="00D24A66" w:rsidRPr="006558C4" w:rsidRDefault="00D24A66" w:rsidP="00D24A66">
      <w:pPr>
        <w:pStyle w:val="Ttulo3"/>
        <w:rPr>
          <w:color w:val="auto"/>
        </w:rPr>
      </w:pPr>
      <w:bookmarkStart w:id="813" w:name="_Toc232095357"/>
      <w:bookmarkStart w:id="814" w:name="_Toc232096452"/>
      <w:bookmarkStart w:id="815" w:name="_Toc232147347"/>
      <w:r>
        <w:rPr>
          <w:color w:val="auto"/>
        </w:rPr>
        <w:t>Publicación de nullifiers</w:t>
      </w:r>
      <w:bookmarkEnd w:id="813"/>
      <w:bookmarkEnd w:id="814"/>
      <w:bookmarkEnd w:id="815"/>
    </w:p>
    <w:p w14:paraId="5D83AA88" w14:textId="77777777" w:rsidR="00D24A66" w:rsidRDefault="00D24A66" w:rsidP="00D24A66">
      <w:pPr>
        <w:spacing w:after="160" w:line="320" w:lineRule="auto"/>
        <w:jc w:val="both"/>
      </w:pPr>
      <w:r>
        <w:t>En el diseño del sistema de verificabilidad pública se consideró publicar directamente los nullifiers en el endpoint público de integridad, en lugar de los public_commitments. Los nullifiers son suficientes para verificar el hash y su número coincide con el número de adhesiones.</w:t>
      </w:r>
    </w:p>
    <w:p w14:paraId="1F320245" w14:textId="77777777" w:rsidR="00D24A66" w:rsidRDefault="00D24A66" w:rsidP="00D24A66">
      <w:pPr>
        <w:spacing w:after="160" w:line="320" w:lineRule="auto"/>
        <w:jc w:val="both"/>
      </w:pPr>
      <w:r>
        <w:t xml:space="preserve">Se descartó cuando el auditor del sistema señaló el problema de correlación entre protestas: los nullifiers son identificadores estables derivados del teléfono, y publicarlos permitiría a un </w:t>
        <w:lastRenderedPageBreak/>
        <w:t>adversario con recursos determinar si la misma persona ha participado en múltiples convocatorias, simplemente comparando los nullifiers entre informes.</w:t>
      </w:r>
    </w:p>
    <w:p w14:paraId="5C8DC2E4" w14:textId="77777777" w:rsidR="00D24A66" w:rsidRDefault="00D24A66" w:rsidP="00D24A66">
      <w:pPr>
        <w:spacing w:after="160" w:line="320" w:lineRule="auto"/>
        <w:jc w:val="both"/>
      </w:pPr>
      <w:r>
        <w:t>La solución de los public_commitments — SHA256(protest_id + nullifier) — resuelve este problema elegantemente: el mismo participante genera valores completamente distintos en convocatorias distintas.</w:t>
      </w:r>
    </w:p>
    <w:p w14:paraId="457A9D03" w14:textId="77777777" w:rsidR="00D24A66" w:rsidRPr="006558C4" w:rsidRDefault="00D24A66" w:rsidP="00D24A66">
      <w:pPr>
        <w:pStyle w:val="Ttulo3"/>
        <w:rPr>
          <w:color w:val="auto"/>
        </w:rPr>
      </w:pPr>
      <w:bookmarkStart w:id="816" w:name="_Toc232095358"/>
      <w:bookmarkStart w:id="817" w:name="_Toc232096453"/>
      <w:bookmarkStart w:id="818" w:name="_Toc232147348"/>
      <w:r>
        <w:rPr>
          <w:color w:val="auto"/>
        </w:rPr>
        <w:t>Verificación de ciudadanía legal</w:t>
      </w:r>
      <w:bookmarkEnd w:id="816"/>
      <w:bookmarkEnd w:id="817"/>
      <w:bookmarkEnd w:id="818"/>
    </w:p>
    <w:p w14:paraId="0BE6636B" w14:textId="77777777" w:rsidR="00D24A66" w:rsidRDefault="00D24A66" w:rsidP="00D24A66">
      <w:pPr>
        <w:spacing w:after="160" w:line="320" w:lineRule="auto"/>
        <w:jc w:val="both"/>
      </w:pPr>
      <w:r>
        <w:t>Se consideró integrar sistemas de identidad digital gubernamental — DNIe en España, DigiD en los Países Bajos, eIDAS a nivel europeo — para verificar la ciudadanía legal de los participantes en lugar del prefijo SIM.</w:t>
      </w:r>
    </w:p>
    <w:p w14:paraId="2080C5DB" w14:textId="77777777" w:rsidR="00D24A66" w:rsidRDefault="00D24A66" w:rsidP="00D24A66">
      <w:pPr>
        <w:spacing w:after="160" w:line="320" w:lineRule="auto"/>
        <w:jc w:val="both"/>
      </w:pPr>
      <w:r>
        <w:t>Se descartó por múltiples razones: la integración con sistemas gubernamentales requiere acuerdos institucionales que tardan años; los sistemas de identidad digital tienen una penetración muy baja en muchos países; revelar la ciudadanía legal al sistema es mucho más invasivo desde el punto de vista de la privacidad que el prefijo SIM; y el prefijo SIM es un proxy razonablemente bueno para la ciudadanía en la mayoría de los casos de uso previstos.</w:t>
      </w:r>
    </w:p>
    <w:p w14:paraId="07332F10" w14:textId="77777777" w:rsidR="00D24A66" w:rsidRPr="006558C4" w:rsidRDefault="00D24A66" w:rsidP="00D24A66">
      <w:pPr>
        <w:pStyle w:val="Ttulo3"/>
        <w:rPr>
          <w:color w:val="auto"/>
        </w:rPr>
      </w:pPr>
      <w:bookmarkStart w:id="819" w:name="_Toc232095359"/>
      <w:bookmarkStart w:id="820" w:name="_Toc232096454"/>
      <w:bookmarkStart w:id="821" w:name="_Toc232147349"/>
      <w:r>
        <w:rPr>
          <w:color w:val="auto"/>
        </w:rPr>
        <w:t>Coordenadas GPS almacenadas</w:t>
      </w:r>
      <w:bookmarkEnd w:id="819"/>
      <w:bookmarkEnd w:id="820"/>
      <w:bookmarkEnd w:id="821"/>
    </w:p>
    <w:p w14:paraId="51A13DBF" w14:textId="77777777" w:rsidR="00D24A66" w:rsidRDefault="00D24A66" w:rsidP="00D24A66">
      <w:pPr>
        <w:spacing w:after="160" w:line="320" w:lineRule="auto"/>
        <w:jc w:val="both"/>
      </w:pPr>
      <w:r>
        <w:t>La primera implementación del sistema GPS almacenaba las coordenadas completas (latitud, longitud, precisión) en la tabla adhesions. Esto permitía análisis geográficos más precisos y una mejor detección de patrones de movilización.</w:t>
      </w:r>
    </w:p>
    <w:p w14:paraId="31CAA66C" w14:textId="77777777" w:rsidR="00D24A66" w:rsidRDefault="00D24A66" w:rsidP="00D24A66">
      <w:pPr>
        <w:spacing w:after="160" w:line="320" w:lineRule="auto"/>
        <w:jc w:val="both"/>
      </w:pPr>
      <w:r>
        <w:t>Se descartó en la migración 20260607_gps_confirmed.sql cuando el análisis de privacidad mostró que las coordenadas exactas, combinadas con el timestamp de la adhesión, podrían permitir identificar a un participante simplemente sabiendo su ubicación habitual. El GPS se redujo a un booleano — sí/no — que confirma que el dispositivo estaba físicamente en la zona pero sin revelar dónde exactamente.</w:t>
      </w:r>
    </w:p>
    <w:p w14:paraId="465F5580" w14:textId="77777777" w:rsidR="00D24A66" w:rsidRPr="006558C4" w:rsidRDefault="00D24A66" w:rsidP="00D24A66">
      <w:pPr>
        <w:pStyle w:val="Ttulo3"/>
        <w:rPr>
          <w:color w:val="auto"/>
        </w:rPr>
      </w:pPr>
      <w:bookmarkStart w:id="822" w:name="_Toc232095360"/>
      <w:bookmarkStart w:id="823" w:name="_Toc232096455"/>
      <w:bookmarkStart w:id="824" w:name="_Toc232147350"/>
      <w:r>
        <w:rPr>
          <w:color w:val="auto"/>
        </w:rPr>
        <w:t>SHA-256 simple para phone_hash</w:t>
      </w:r>
      <w:bookmarkEnd w:id="822"/>
      <w:bookmarkEnd w:id="823"/>
      <w:bookmarkEnd w:id="824"/>
    </w:p>
    <w:p w14:paraId="525FE84A" w14:textId="77777777" w:rsidR="00D24A66" w:rsidRDefault="00D24A66" w:rsidP="00D24A66">
      <w:pPr>
        <w:spacing w:after="160" w:line="320" w:lineRule="auto"/>
        <w:jc w:val="both"/>
      </w:pPr>
      <w:r>
        <w:t>La primera implementación del hash de teléfono usaba SHA-256 simple sin clave secreta. Era la opción más simple y más fácil de entender.</w:t>
      </w:r>
    </w:p>
    <w:p w14:paraId="445F4217" w14:textId="77777777" w:rsidR="00D24A66" w:rsidRDefault="00D24A66" w:rsidP="00D24A66">
      <w:pPr>
        <w:spacing w:after="160" w:line="320" w:lineRule="auto"/>
        <w:jc w:val="both"/>
      </w:pPr>
      <w:r>
        <w:t>Se migró a HMAC-SHA256 en 20260607_hmac_phone_hash.sql después de que el auditor señalara que los números de teléfono tienen un espacio de búsqueda suficientemente pequeño para ser exhaustivamente pre-computados sin clave secreta. Con HMAC, sin conocer la clave PHONE_HASH_SECRET, la reversión de los hashes es computacionalmente inviable.</w:t>
      </w:r>
    </w:p>
    <w:p w14:paraId="157732B7" w14:textId="77777777" w:rsidR="00D24A66" w:rsidRPr="006558C4" w:rsidRDefault="00D24A66" w:rsidP="00D24A66">
      <w:pPr>
        <w:pStyle w:val="Ttulo2"/>
        <w:rPr>
          <w:color w:val="auto"/>
        </w:rPr>
      </w:pPr>
      <w:bookmarkStart w:id="825" w:name="_Toc232095361"/>
      <w:bookmarkStart w:id="826" w:name="_Toc232096456"/>
      <w:bookmarkStart w:id="827" w:name="_Toc232147351"/>
      <w:r>
        <w:rPr>
          <w:color w:val="auto"/>
        </w:rPr>
        <w:t>G.2 Problemas encontrados</w:t>
      </w:r>
      <w:bookmarkEnd w:id="825"/>
      <w:bookmarkEnd w:id="826"/>
      <w:bookmarkEnd w:id="827"/>
    </w:p>
    <w:p w14:paraId="18E15F77" w14:textId="77777777" w:rsidR="00D24A66" w:rsidRPr="006558C4" w:rsidRDefault="00D24A66" w:rsidP="00D24A66">
      <w:pPr>
        <w:pStyle w:val="Ttulo3"/>
        <w:rPr>
          <w:color w:val="auto"/>
        </w:rPr>
      </w:pPr>
      <w:bookmarkStart w:id="828" w:name="_Toc232095362"/>
      <w:bookmarkStart w:id="829" w:name="_Toc232096457"/>
      <w:bookmarkStart w:id="830" w:name="_Toc232147352"/>
      <w:r>
        <w:rPr>
          <w:color w:val="auto"/>
        </w:rPr>
        <w:t>El ataque de drenaje de saldo OTP</w:t>
      </w:r>
      <w:bookmarkEnd w:id="828"/>
      <w:bookmarkEnd w:id="829"/>
      <w:bookmarkEnd w:id="830"/>
    </w:p>
    <w:p w14:paraId="19180890" w14:textId="77777777" w:rsidR="00D24A66" w:rsidRDefault="00D24A66" w:rsidP="00D24A66">
      <w:pPr>
        <w:spacing w:after="160" w:line="320" w:lineRule="auto"/>
        <w:jc w:val="both"/>
      </w:pPr>
      <w:r>
        <w:t xml:space="preserve">Descripción del problema: un adversario puede solicitar SMS de verificación de forma masiva sin completar el proceso de adhesión, agotando el saldo de la convocatoria. El coste para el </w:t>
        <w:lastRenderedPageBreak/>
        <w:t>atacante es bajo (solo requiere números de teléfono desechables y automatización básica); el coste para la convocatoria es alto (cada SMS tiene un coste real).</w:t>
      </w:r>
    </w:p>
    <w:p w14:paraId="4A0D35DB" w14:textId="77777777" w:rsidR="00D24A66" w:rsidRDefault="00D24A66" w:rsidP="00D24A66">
      <w:pPr>
        <w:spacing w:after="160" w:line="320" w:lineRule="auto"/>
        <w:jc w:val="both"/>
      </w:pPr>
      <w:r>
        <w:t>Solución implementada: la separación entre el momento del envío del SMS y el momento del descuento del saldo. Los costes de verificación solo se descuentan cuando la adhesión se completa correctamente. Los intentos OTP abandonados no consumen saldo. Adicionalmente, el sistema de rate limiting por capas (phone, device, IP, protest+device) hace costosa la generación masiva de solicitudes OTP aunque no consuman saldo directamente.</w:t>
      </w:r>
    </w:p>
    <w:p w14:paraId="77D7FF94" w14:textId="77777777" w:rsidR="00D24A66" w:rsidRPr="006558C4" w:rsidRDefault="00D24A66" w:rsidP="00D24A66">
      <w:pPr>
        <w:pStyle w:val="Ttulo3"/>
        <w:rPr>
          <w:color w:val="auto"/>
        </w:rPr>
      </w:pPr>
      <w:bookmarkStart w:id="831" w:name="_Toc232095363"/>
      <w:bookmarkStart w:id="832" w:name="_Toc232096458"/>
      <w:bookmarkStart w:id="833" w:name="_Toc232147353"/>
      <w:r>
        <w:rPr>
          <w:color w:val="auto"/>
        </w:rPr>
        <w:t>El problema de first_adhesion/last_adhesion en el verificador</w:t>
      </w:r>
      <w:bookmarkEnd w:id="831"/>
      <w:bookmarkEnd w:id="832"/>
      <w:bookmarkEnd w:id="833"/>
    </w:p>
    <w:p w14:paraId="3474B59F" w14:textId="77777777" w:rsidR="00D24A66" w:rsidRDefault="00D24A66" w:rsidP="00D24A66">
      <w:pPr>
        <w:spacing w:after="160" w:line="320" w:lineRule="auto"/>
        <w:jc w:val="both"/>
      </w:pPr>
      <w:r>
        <w:t>Descripción del problema: el hash de integridad v2 incluía los timestamps de primera y última adhesión para garantizar que cualquier modificación del período de participación fuera detectable. Sin embargo, el endpoint de verificación pública inicialmente devolvía strings vacíos para estos campos, haciendo que el verificador in-app fallara siempre aunque el hash fuera correcto.</w:t>
      </w:r>
    </w:p>
    <w:p w14:paraId="7C685B1E" w14:textId="77777777" w:rsidR="00D24A66" w:rsidRDefault="00D24A66" w:rsidP="00D24A66">
      <w:pPr>
        <w:spacing w:after="160" w:line="320" w:lineRule="auto"/>
        <w:jc w:val="both"/>
      </w:pPr>
      <w:r>
        <w:t>La discrepancia fue detectada por el auditor externo del sistema. La solución fue calcular y almacenar explícitamente first_adhesion y last_adhesion en la tabla integrity_records en el momento del cierre, y devolver esos valores exactos en el endpoint de verificación.</w:t>
      </w:r>
    </w:p>
    <w:p w14:paraId="4A7C7D3E" w14:textId="77777777" w:rsidR="00D24A66" w:rsidRPr="006558C4" w:rsidRDefault="00D24A66" w:rsidP="00D24A66">
      <w:pPr>
        <w:pStyle w:val="Ttulo3"/>
        <w:rPr>
          <w:color w:val="auto"/>
        </w:rPr>
      </w:pPr>
      <w:bookmarkStart w:id="834" w:name="_Toc232095364"/>
      <w:bookmarkStart w:id="835" w:name="_Toc232096459"/>
      <w:bookmarkStart w:id="836" w:name="_Toc232147354"/>
      <w:r>
        <w:rPr>
          <w:color w:val="auto"/>
        </w:rPr>
        <w:t>La supervivencia de los public_commitments tras 90 días</w:t>
      </w:r>
      <w:bookmarkEnd w:id="834"/>
      <w:bookmarkEnd w:id="835"/>
      <w:bookmarkEnd w:id="836"/>
    </w:p>
    <w:p w14:paraId="24DD8A5E" w14:textId="77777777" w:rsidR="00D24A66" w:rsidRDefault="00D24A66" w:rsidP="00D24A66">
      <w:pPr>
        <w:spacing w:after="160" w:line="320" w:lineRule="auto"/>
        <w:jc w:val="both"/>
      </w:pPr>
      <w:r>
        <w:t>Descripción del problema: la política de eliminación de adhesiones individuales a los 90 días destruye los public_commitments necesarios para que cualquier tercero pueda verificar el hash de un informe antiguo. Un informe cuya verificación deja de ser posible 90 días después del cierre no cumple la promesa de verificabilidad permanente.</w:t>
      </w:r>
    </w:p>
    <w:p w14:paraId="6211FFA1" w14:textId="77777777" w:rsidR="00D24A66" w:rsidRDefault="00D24A66" w:rsidP="00D24A66">
      <w:pPr>
        <w:spacing w:after="160" w:line="320" w:lineRule="auto"/>
        <w:jc w:val="both"/>
      </w:pPr>
      <w:r>
        <w:t>Solución implementada: la tabla integrity_records, creada en 20260611_integrity_records.sql, almacena permanentemente todos los public_commitments en formato JSON junto con todos los demás datos necesarios para la verificación. El endpoint de verificación lee primero de integrity_records, garantizando que los datos están disponibles independientemente de la eliminación de las adhesiones individuales.</w:t>
      </w:r>
    </w:p>
    <w:p w14:paraId="6788A844" w14:textId="77777777" w:rsidR="00D24A66" w:rsidRPr="006558C4" w:rsidRDefault="00D24A66" w:rsidP="00D24A66">
      <w:pPr>
        <w:pStyle w:val="Ttulo3"/>
        <w:rPr>
          <w:color w:val="auto"/>
        </w:rPr>
      </w:pPr>
      <w:bookmarkStart w:id="837" w:name="_Toc232095365"/>
      <w:bookmarkStart w:id="838" w:name="_Toc232096460"/>
      <w:bookmarkStart w:id="839" w:name="_Toc232147355"/>
      <w:r>
        <w:rPr>
          <w:color w:val="auto"/>
        </w:rPr>
        <w:t>El typo v_prospect en la función SQL</w:t>
      </w:r>
      <w:bookmarkEnd w:id="837"/>
      <w:bookmarkEnd w:id="838"/>
      <w:bookmarkEnd w:id="839"/>
    </w:p>
    <w:p w14:paraId="00AC1E4F" w14:textId="77777777" w:rsidR="00D24A66" w:rsidRDefault="00D24A66" w:rsidP="00D24A66">
      <w:pPr>
        <w:spacing w:after="160" w:line="320" w:lineRule="auto"/>
        <w:jc w:val="both"/>
      </w:pPr>
      <w:r>
        <w:t>Durante la implementación de calculate_integrity_hash_v2(), se introdujo un typo (v_prospect en lugar de v_protest) que PostgreSQL aceptó sin error porque interpretó la variable inexistente como NULL. El resultado fue que cities_count siempre aparecía como NULL en el input canónico, produciendo hashes incorrectos para todas las convocatorias.</w:t>
      </w:r>
    </w:p>
    <w:p w14:paraId="66137BDD" w14:textId="77777777" w:rsidR="00D24A66" w:rsidRDefault="00D24A66" w:rsidP="00D24A66">
      <w:pPr>
        <w:spacing w:after="160" w:line="320" w:lineRule="auto"/>
        <w:jc w:val="both"/>
      </w:pPr>
      <w:r>
        <w:t>El bug fue detectado durante la revisión del código SQL antes de que ninguna convocatoria real se cerrara con el sistema v2. Se corrigió con una segunda ejecución de CREATE OR REPLACE FUNCTION en el SQL Editor de Supabase.</w:t>
      </w:r>
    </w:p>
    <w:p w14:paraId="1483ABD9" w14:textId="77777777" w:rsidR="00D24A66" w:rsidRDefault="00D24A66" w:rsidP="00D24A66">
      <w:pPr>
        <w:spacing w:after="160" w:line="320" w:lineRule="auto"/>
        <w:jc w:val="both"/>
      </w:pPr>
      <w:r>
        <w:lastRenderedPageBreak/>
        <w:t>Lección: las funciones PL/pgSQL deben ser testeadas con datos reales antes del primer uso en producción. Una suite de tests unitarios para las funciones SQL críticas está pendiente de implementación.</w:t>
      </w:r>
    </w:p>
    <w:p w14:paraId="1A646B9E" w14:textId="77777777" w:rsidR="00D24A66" w:rsidRPr="006558C4" w:rsidRDefault="00D24A66" w:rsidP="00D24A66">
      <w:pPr>
        <w:pStyle w:val="Ttulo2"/>
        <w:rPr>
          <w:color w:val="auto"/>
        </w:rPr>
      </w:pPr>
      <w:bookmarkStart w:id="840" w:name="_Toc232095366"/>
      <w:bookmarkStart w:id="841" w:name="_Toc232096461"/>
      <w:bookmarkStart w:id="842" w:name="_Toc232147356"/>
      <w:r>
        <w:t>G</w:t>
      </w:r>
      <w:r>
        <w:rPr>
          <w:color w:val="auto"/>
        </w:rPr>
        <w:t>.3 Evolución del diseño</w:t>
      </w:r>
      <w:bookmarkEnd w:id="840"/>
      <w:bookmarkEnd w:id="841"/>
      <w:bookmarkEnd w:id="842"/>
    </w:p>
    <w:p w14:paraId="19814054" w14:textId="77777777" w:rsidR="00D24A66" w:rsidRPr="006558C4" w:rsidRDefault="00D24A66" w:rsidP="00D24A66">
      <w:pPr>
        <w:pStyle w:val="Ttulo3"/>
        <w:rPr>
          <w:color w:val="auto"/>
        </w:rPr>
      </w:pPr>
      <w:bookmarkStart w:id="843" w:name="_Toc232095367"/>
      <w:bookmarkStart w:id="844" w:name="_Toc232096462"/>
      <w:bookmarkStart w:id="845" w:name="_Toc232147357"/>
      <w:r>
        <w:rPr>
          <w:color w:val="auto"/>
        </w:rPr>
        <w:t>Mayo 2026 — Fundación del proyecto</w:t>
      </w:r>
      <w:bookmarkEnd w:id="843"/>
      <w:bookmarkEnd w:id="844"/>
      <w:bookmarkEnd w:id="845"/>
    </w:p>
    <w:p w14:paraId="0E8D8546" w14:textId="77777777" w:rsidR="00D24A66" w:rsidRDefault="00D24A66" w:rsidP="00D24A66">
      <w:pPr>
        <w:spacing w:after="160" w:line="320" w:lineRule="auto"/>
        <w:jc w:val="both"/>
      </w:pPr>
      <w:r>
        <w:t>Voice Protest nació como un proyecto académico en el contexto del programa PPE (Philosophy, Politics and Economics) de la Universidad de Utrecht. La pregunta fundacional era: ¿puede la tecnología proporcionar una forma de protesta ciudadana que sea más verificable que una petición en línea pero menos exigente que una manifestación física?</w:t>
      </w:r>
    </w:p>
    <w:p w14:paraId="663E8F17" w14:textId="77777777" w:rsidR="00D24A66" w:rsidRDefault="00D24A66" w:rsidP="00D24A66">
      <w:pPr>
        <w:spacing w:after="160" w:line="320" w:lineRule="auto"/>
        <w:jc w:val="both"/>
      </w:pPr>
      <w:r>
        <w:t>La primera versión fue un prototipo básico con verificación SMS simple, hash SHA-256 del teléfono, y un informe estático. El código era una prueba de concepto, no un sistema de producción.</w:t>
      </w:r>
    </w:p>
    <w:p w14:paraId="09045C32" w14:textId="77777777" w:rsidR="00D24A66" w:rsidRPr="006558C4" w:rsidRDefault="00D24A66" w:rsidP="00D24A66">
      <w:pPr>
        <w:pStyle w:val="Ttulo3"/>
        <w:rPr>
          <w:color w:val="auto"/>
        </w:rPr>
      </w:pPr>
      <w:bookmarkStart w:id="846" w:name="_Toc232095368"/>
      <w:bookmarkStart w:id="847" w:name="_Toc232096463"/>
      <w:bookmarkStart w:id="848" w:name="_Toc232147358"/>
      <w:r>
        <w:rPr>
          <w:color w:val="auto"/>
        </w:rPr>
        <w:t>Mayo-Junio 2026 — El pivot hacia la honestidad técnica</w:t>
      </w:r>
      <w:bookmarkEnd w:id="846"/>
      <w:bookmarkEnd w:id="847"/>
      <w:bookmarkEnd w:id="848"/>
    </w:p>
    <w:p w14:paraId="0751A0CA" w14:textId="77777777" w:rsidR="00D24A66" w:rsidRDefault="00D24A66" w:rsidP="00D24A66">
      <w:pPr>
        <w:spacing w:after="160" w:line="320" w:lineRule="auto"/>
        <w:jc w:val="both"/>
      </w:pPr>
      <w:r>
        <w:t>Durante el desarrollo, una sesión de auditoría reveló que la primera versión prometía características que no estaban implementadas: referencias a Tor y blockchain que no existían en el código, afirmaciones de anonimato que no eran técnicamente precisas, y una instrucción de verificación del hash que era incorrecta (decía SHA-256 cuando el sistema usaba HMAC-SHA256).</w:t>
      </w:r>
    </w:p>
    <w:p w14:paraId="619228D1" w14:textId="77777777" w:rsidR="00D24A66" w:rsidRDefault="00D24A66" w:rsidP="00D24A66">
      <w:pPr>
        <w:spacing w:after="160" w:line="320" w:lineRule="auto"/>
        <w:jc w:val="both"/>
      </w:pPr>
      <w:r>
        <w:t>Esta auditoría desencadenó un proceso sistemático de corrección de todas las afirmaciones públicas de la plataforma para que coincidieran exactamente con lo que el código implementaba. El resultado fue una política de privacidad más conservadora pero completamente honesta, y una filosofía de desarrollo basada en la honestidad radical sobre las limitaciones del sistema.</w:t>
      </w:r>
    </w:p>
    <w:p w14:paraId="3F34C60C" w14:textId="77777777" w:rsidR="00D24A66" w:rsidRPr="006558C4" w:rsidRDefault="00D24A66" w:rsidP="00D24A66">
      <w:pPr>
        <w:pStyle w:val="Ttulo3"/>
        <w:rPr>
          <w:color w:val="auto"/>
        </w:rPr>
      </w:pPr>
      <w:bookmarkStart w:id="849" w:name="_Toc232095369"/>
      <w:bookmarkStart w:id="850" w:name="_Toc232096464"/>
      <w:bookmarkStart w:id="851" w:name="_Toc232147359"/>
      <w:r>
        <w:rPr>
          <w:color w:val="auto"/>
        </w:rPr>
        <w:t>Junio 2026 — La arquitectura de verificabilidad pública</w:t>
      </w:r>
      <w:bookmarkEnd w:id="849"/>
      <w:bookmarkEnd w:id="850"/>
      <w:bookmarkEnd w:id="851"/>
    </w:p>
    <w:p w14:paraId="669E9851" w14:textId="77777777" w:rsidR="00D24A66" w:rsidRDefault="00D24A66" w:rsidP="00D24A66">
      <w:pPr>
        <w:spacing w:after="160" w:line="320" w:lineRule="auto"/>
        <w:jc w:val="both"/>
      </w:pPr>
      <w:r>
        <w:t>El sistema de public_commitments, integrity_records y el verificador in-app fueron diseñados en respuesta a la pregunta: ¿cómo puede un ciudadano sin conocimientos técnicos verificar que el informe no ha sido manipulado?</w:t>
      </w:r>
    </w:p>
    <w:p w14:paraId="6D465315" w14:textId="77777777" w:rsidR="00D24A66" w:rsidRDefault="00D24A66" w:rsidP="00D24A66">
      <w:pPr>
        <w:spacing w:after="160" w:line="320" w:lineRule="auto"/>
        <w:jc w:val="both"/>
      </w:pPr>
      <w:r>
        <w:t>La respuesta requirió resolver simultáneamente tres problemas: la verificación del hash (public_commitments en lugar de nullifiers), la permanencia de los datos de verificación (integrity_records), y la accesibilidad de la herramienta (verificador integrado en el navegador con SubtleCrypto).</w:t>
      </w:r>
    </w:p>
    <w:p w14:paraId="3DEE4FE7" w14:textId="77777777" w:rsidR="00D24A66" w:rsidRDefault="00D24A66" w:rsidP="00D24A66">
      <w:pPr>
        <w:spacing w:after="160" w:line="320" w:lineRule="auto"/>
        <w:jc w:val="both"/>
      </w:pPr>
      <w:r>
        <w:t>La arquitectura resultante — SHA256 puro sobre datos públicos, snapshot permanente en integrity_records, y verificador in-app sin dependencias externas — es el núcleo técnico más maduro del sistema y el que más valor tendrá a largo plazo.</w:t>
      </w:r>
    </w:p>
    <w:p w14:paraId="7A7C33BF" w14:textId="77777777" w:rsidR="00D24A66" w:rsidRPr="006558C4" w:rsidRDefault="00D24A66" w:rsidP="00D24A66">
      <w:pPr>
        <w:pStyle w:val="Ttulo3"/>
        <w:rPr>
          <w:color w:val="auto"/>
        </w:rPr>
      </w:pPr>
      <w:bookmarkStart w:id="852" w:name="_Toc232095370"/>
      <w:bookmarkStart w:id="853" w:name="_Toc232096465"/>
      <w:bookmarkStart w:id="854" w:name="_Toc232147360"/>
      <w:r>
        <w:rPr>
          <w:color w:val="auto"/>
        </w:rPr>
        <w:t>Junio 2026 — Estado actual</w:t>
      </w:r>
      <w:bookmarkEnd w:id="852"/>
      <w:bookmarkEnd w:id="853"/>
      <w:bookmarkEnd w:id="854"/>
    </w:p>
    <w:p w14:paraId="09DA16A2" w14:textId="77777777" w:rsidR="00D24A66" w:rsidRDefault="00D24A66" w:rsidP="00D24A66">
      <w:pPr>
        <w:spacing w:after="160" w:line="320" w:lineRule="auto"/>
        <w:jc w:val="both"/>
      </w:pPr>
      <w:r>
        <w:lastRenderedPageBreak/>
        <w:t>En el momento de escribir esta documentación, Voice Protest se encuentra en fase beta privada. La infraestructura técnica está operativa para la fase beta privada, el código fuente está publicado bajo AGPL 3.0, y el sistema de verificabilidad pública está implementado. Los pendientes principales antes del lanzamiento público son la constitución de la entidad legal (Stichting Voice Protest) y la integración de sistemas de pago automáticos (Stripe).</w:t>
      </w:r>
    </w:p>
    <w:p w14:paraId="0EA2FC3A" w14:textId="77777777" w:rsidR="00D24A66" w:rsidRDefault="00D24A66" w:rsidP="00D24A66">
      <w:pPr>
        <w:spacing w:after="120"/>
      </w:pPr>
    </w:p>
    <w:p w14:paraId="1DB2F977" w14:textId="77777777" w:rsidR="00D24A66" w:rsidRDefault="00D24A66" w:rsidP="00D24A66">
      <w:pPr>
        <w:spacing w:after="120"/>
      </w:pPr>
    </w:p>
    <w:p w14:paraId="76190D23" w14:textId="77777777" w:rsidR="00D24A66" w:rsidRDefault="00D24A66" w:rsidP="00D24A66">
      <w:pPr>
        <w:pBdr>
          <w:top w:val="single" w:sz="4" w:space="12" w:color="2E6DA4"/>
        </w:pBdr>
        <w:spacing w:before="480" w:after="240"/>
        <w:jc w:val="center"/>
      </w:pPr>
      <w:r>
        <w:rPr>
          <w:sz w:val="24"/>
          <w:szCs w:val="24"/>
        </w:rPr>
        <w:t>* * *</w:t>
      </w:r>
    </w:p>
    <w:p w14:paraId="3A19FFC9" w14:textId="77777777" w:rsidR="00D24A66" w:rsidRPr="006558C4" w:rsidRDefault="00D24A66" w:rsidP="00D24A66">
      <w:pPr>
        <w:spacing w:after="200"/>
        <w:jc w:val="center"/>
      </w:pPr>
      <w:r>
        <w:rPr>
          <w:b/>
          <w:bCs/>
          <w:sz w:val="24"/>
          <w:szCs w:val="24"/>
        </w:rPr>
        <w:t>FIN DE LA DOCUMENTACIÓN TÉCNICA</w:t>
      </w:r>
    </w:p>
    <w:p w14:paraId="12769678" w14:textId="77777777" w:rsidR="00D24A66" w:rsidRDefault="00D24A66" w:rsidP="00D24A66">
      <w:pPr>
        <w:spacing w:after="160"/>
        <w:jc w:val="center"/>
      </w:pPr>
      <w:r>
        <w:rPr>
          <w:i/>
          <w:iCs/>
        </w:rPr>
        <w:t>Voice Protest — Documentación completa: Partes I–VIII</w:t>
      </w:r>
    </w:p>
    <w:p w14:paraId="6A7721E7" w14:textId="77777777" w:rsidR="00D24A66" w:rsidRDefault="00D24A66" w:rsidP="00D24A66">
      <w:pPr>
        <w:jc w:val="center"/>
      </w:pPr>
      <w:r>
        <w:rPr>
          <w:sz w:val="18"/>
          <w:szCs w:val="18"/>
        </w:rPr>
        <w:t>voiceprotest.org  ·  github.com/cero-absoluto/vozciudadana  ·  AGPL 3.0  ·  Junio 2026</w:t>
      </w:r>
    </w:p>
    <w:p w14:paraId="73CCF99F" w14:textId="77777777" w:rsidR="00487173" w:rsidRDefault="00487173">
      <w:pPr>
        <w:jc w:val="center"/>
      </w:pPr>
    </w:p>
    <w:sectPr w:rsidR="00487173" w:rsidSect="006A7403">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D9EE0" w14:textId="77777777" w:rsidR="00FA7708" w:rsidRDefault="00FA7708">
      <w:r>
        <w:separator/>
      </w:r>
    </w:p>
  </w:endnote>
  <w:endnote w:type="continuationSeparator" w:id="0">
    <w:p w14:paraId="3234E5E4" w14:textId="77777777" w:rsidR="00FA7708" w:rsidRDefault="00FA7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11268" w14:textId="77777777" w:rsidR="00A47234" w:rsidRDefault="00A4723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BDDDF" w14:textId="43C7459B" w:rsidR="00487173" w:rsidRDefault="00B63312">
    <w:pPr>
      <w:jc w:val="center"/>
    </w:pPr>
    <w:r>
      <w:rPr>
        <w:noProof/>
        <w:color w:val="888888"/>
        <w:sz w:val="16"/>
        <w:szCs w:val="16"/>
      </w:rPr>
      <w:drawing>
        <wp:anchor distT="0" distB="0" distL="114300" distR="114300" simplePos="0" relativeHeight="251658240" behindDoc="0" locked="0" layoutInCell="1" allowOverlap="1" wp14:anchorId="4EC6334F" wp14:editId="63A25FDC">
          <wp:simplePos x="0" y="0"/>
          <wp:positionH relativeFrom="column">
            <wp:posOffset>1054100</wp:posOffset>
          </wp:positionH>
          <wp:positionV relativeFrom="paragraph">
            <wp:posOffset>-194310</wp:posOffset>
          </wp:positionV>
          <wp:extent cx="400050" cy="400050"/>
          <wp:effectExtent l="0" t="0" r="0" b="0"/>
          <wp:wrapNone/>
          <wp:docPr id="19593468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46807" name="Imagen 1959346807"/>
                  <pic:cNvPicPr/>
                </pic:nvPicPr>
                <pic:blipFill>
                  <a:blip r:embed="rId1">
                    <a:extLst>
                      <a:ext uri="{28A0092B-C50C-407E-A947-70E740481C1C}">
                        <a14:useLocalDpi xmlns:a14="http://schemas.microsoft.com/office/drawing/2010/main" val="0"/>
                      </a:ext>
                    </a:extLst>
                  </a:blip>
                  <a:stretch>
                    <a:fillRect/>
                  </a:stretch>
                </pic:blipFill>
                <pic:spPr>
                  <a:xfrm flipH="1">
                    <a:off x="0" y="0"/>
                    <a:ext cx="400050" cy="400050"/>
                  </a:xfrm>
                  <a:prstGeom prst="rect">
                    <a:avLst/>
                  </a:prstGeom>
                </pic:spPr>
              </pic:pic>
            </a:graphicData>
          </a:graphic>
        </wp:anchor>
      </w:drawing>
    </w:r>
    <w:r w:rsidRPr="00DB14DB">
      <w:rPr>
        <w:sz w:val="16"/>
        <w:szCs w:val="16"/>
      </w:rPr>
      <w:t xml:space="preserve">Voice </w:t>
    </w:r>
    <w:proofErr w:type="spellStart"/>
    <w:r w:rsidRPr="00DB14DB">
      <w:rPr>
        <w:sz w:val="16"/>
        <w:szCs w:val="16"/>
      </w:rPr>
      <w:t>Protest</w:t>
    </w:r>
    <w:proofErr w:type="spellEnd"/>
    <w:r w:rsidRPr="00DB14DB">
      <w:rPr>
        <w:sz w:val="16"/>
        <w:szCs w:val="16"/>
      </w:rPr>
      <w:t xml:space="preserve"> — Página  </w:t>
    </w:r>
    <w:r w:rsidRPr="00DB14DB">
      <w:rPr>
        <w:sz w:val="16"/>
        <w:szCs w:val="16"/>
      </w:rPr>
      <w:fldChar w:fldCharType="begin"/>
    </w:r>
    <w:r w:rsidRPr="00DB14DB">
      <w:rPr>
        <w:sz w:val="16"/>
        <w:szCs w:val="16"/>
      </w:rPr>
      <w:instrText>PAGE</w:instrText>
    </w:r>
    <w:r w:rsidRPr="00DB14DB">
      <w:rPr>
        <w:sz w:val="16"/>
        <w:szCs w:val="16"/>
      </w:rPr>
      <w:fldChar w:fldCharType="separate"/>
    </w:r>
    <w:r w:rsidR="00733C91" w:rsidRPr="00DB14DB">
      <w:rPr>
        <w:noProof/>
        <w:sz w:val="16"/>
        <w:szCs w:val="16"/>
      </w:rPr>
      <w:t>1</w:t>
    </w:r>
    <w:r w:rsidRPr="00DB14DB">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BB327" w14:textId="77777777" w:rsidR="00A47234" w:rsidRDefault="00A4723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46C5C" w14:textId="77777777" w:rsidR="00FA7708" w:rsidRDefault="00FA7708">
      <w:r>
        <w:separator/>
      </w:r>
    </w:p>
  </w:footnote>
  <w:footnote w:type="continuationSeparator" w:id="0">
    <w:p w14:paraId="285969E0" w14:textId="77777777" w:rsidR="00FA7708" w:rsidRDefault="00FA77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23704" w14:textId="00C78AD4" w:rsidR="00A47234" w:rsidRDefault="00000000">
    <w:pPr>
      <w:pStyle w:val="Encabezado"/>
    </w:pPr>
    <w:r>
      <w:rPr>
        <w:noProof/>
      </w:rPr>
      <w:pict w14:anchorId="2FB654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839688" o:spid="_x0000_s1026" type="#_x0000_t136" style="position:absolute;margin-left:0;margin-top:0;width:530.25pt;height:106.05pt;rotation:315;z-index:-251654144;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ECD0C" w14:textId="3C654C1A" w:rsidR="00A47234" w:rsidRDefault="00000000">
    <w:pPr>
      <w:pStyle w:val="Encabezado"/>
    </w:pPr>
    <w:r>
      <w:rPr>
        <w:noProof/>
      </w:rPr>
      <w:pict w14:anchorId="56775E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839689" o:spid="_x0000_s1027" type="#_x0000_t136" style="position:absolute;margin-left:0;margin-top:0;width:530.25pt;height:106.05pt;rotation:315;z-index:-251652096;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5AC6D" w14:textId="6FFBEBEC" w:rsidR="00A47234" w:rsidRDefault="00000000">
    <w:pPr>
      <w:pStyle w:val="Encabezado"/>
    </w:pPr>
    <w:r>
      <w:rPr>
        <w:noProof/>
      </w:rPr>
      <w:pict w14:anchorId="57A1A9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839687" o:spid="_x0000_s1025" type="#_x0000_t136" style="position:absolute;margin-left:0;margin-top:0;width:530.25pt;height:106.05pt;rotation:315;z-index:-251656192;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2AE"/>
    <w:multiLevelType w:val="hybridMultilevel"/>
    <w:tmpl w:val="A1C8DCC8"/>
    <w:lvl w:ilvl="0" w:tplc="85F80DAC">
      <w:start w:val="1"/>
      <w:numFmt w:val="decimal"/>
      <w:lvlText w:val="%1."/>
      <w:lvlJc w:val="left"/>
      <w:pPr>
        <w:ind w:left="720" w:hanging="360"/>
      </w:pPr>
    </w:lvl>
    <w:lvl w:ilvl="1" w:tplc="D80852A6">
      <w:numFmt w:val="decimal"/>
      <w:lvlText w:val=""/>
      <w:lvlJc w:val="left"/>
    </w:lvl>
    <w:lvl w:ilvl="2" w:tplc="2E828FDA">
      <w:numFmt w:val="decimal"/>
      <w:lvlText w:val=""/>
      <w:lvlJc w:val="left"/>
    </w:lvl>
    <w:lvl w:ilvl="3" w:tplc="41B2A920">
      <w:numFmt w:val="decimal"/>
      <w:lvlText w:val=""/>
      <w:lvlJc w:val="left"/>
    </w:lvl>
    <w:lvl w:ilvl="4" w:tplc="A5A2A016">
      <w:numFmt w:val="decimal"/>
      <w:lvlText w:val=""/>
      <w:lvlJc w:val="left"/>
    </w:lvl>
    <w:lvl w:ilvl="5" w:tplc="DD383F2E">
      <w:numFmt w:val="decimal"/>
      <w:lvlText w:val=""/>
      <w:lvlJc w:val="left"/>
    </w:lvl>
    <w:lvl w:ilvl="6" w:tplc="47F85F90">
      <w:numFmt w:val="decimal"/>
      <w:lvlText w:val=""/>
      <w:lvlJc w:val="left"/>
    </w:lvl>
    <w:lvl w:ilvl="7" w:tplc="89CE2928">
      <w:numFmt w:val="decimal"/>
      <w:lvlText w:val=""/>
      <w:lvlJc w:val="left"/>
    </w:lvl>
    <w:lvl w:ilvl="8" w:tplc="70DAD8E4">
      <w:numFmt w:val="decimal"/>
      <w:lvlText w:val=""/>
      <w:lvlJc w:val="left"/>
    </w:lvl>
  </w:abstractNum>
  <w:abstractNum w:abstractNumId="1" w15:restartNumberingAfterBreak="0">
    <w:nsid w:val="08834BE8"/>
    <w:multiLevelType w:val="hybridMultilevel"/>
    <w:tmpl w:val="83829060"/>
    <w:lvl w:ilvl="0" w:tplc="55A61732">
      <w:start w:val="1"/>
      <w:numFmt w:val="bullet"/>
      <w:lvlText w:val="•"/>
      <w:lvlJc w:val="left"/>
      <w:pPr>
        <w:ind w:left="720" w:hanging="360"/>
      </w:pPr>
    </w:lvl>
    <w:lvl w:ilvl="1" w:tplc="4CDADF4A">
      <w:numFmt w:val="decimal"/>
      <w:lvlText w:val=""/>
      <w:lvlJc w:val="left"/>
    </w:lvl>
    <w:lvl w:ilvl="2" w:tplc="CD969CE6">
      <w:numFmt w:val="decimal"/>
      <w:lvlText w:val=""/>
      <w:lvlJc w:val="left"/>
    </w:lvl>
    <w:lvl w:ilvl="3" w:tplc="B524AFCA">
      <w:numFmt w:val="decimal"/>
      <w:lvlText w:val=""/>
      <w:lvlJc w:val="left"/>
    </w:lvl>
    <w:lvl w:ilvl="4" w:tplc="7DDCD0FA">
      <w:numFmt w:val="decimal"/>
      <w:lvlText w:val=""/>
      <w:lvlJc w:val="left"/>
    </w:lvl>
    <w:lvl w:ilvl="5" w:tplc="A7EEC6D0">
      <w:numFmt w:val="decimal"/>
      <w:lvlText w:val=""/>
      <w:lvlJc w:val="left"/>
    </w:lvl>
    <w:lvl w:ilvl="6" w:tplc="9852F3B6">
      <w:numFmt w:val="decimal"/>
      <w:lvlText w:val=""/>
      <w:lvlJc w:val="left"/>
    </w:lvl>
    <w:lvl w:ilvl="7" w:tplc="53E0347C">
      <w:numFmt w:val="decimal"/>
      <w:lvlText w:val=""/>
      <w:lvlJc w:val="left"/>
    </w:lvl>
    <w:lvl w:ilvl="8" w:tplc="DFCC5B00">
      <w:numFmt w:val="decimal"/>
      <w:lvlText w:val=""/>
      <w:lvlJc w:val="left"/>
    </w:lvl>
  </w:abstractNum>
  <w:abstractNum w:abstractNumId="2" w15:restartNumberingAfterBreak="0">
    <w:nsid w:val="0ADA7180"/>
    <w:multiLevelType w:val="hybridMultilevel"/>
    <w:tmpl w:val="21123BA6"/>
    <w:lvl w:ilvl="0" w:tplc="B5AAE75C">
      <w:start w:val="1"/>
      <w:numFmt w:val="bullet"/>
      <w:lvlText w:val="•"/>
      <w:lvlJc w:val="left"/>
      <w:pPr>
        <w:ind w:left="720" w:hanging="360"/>
      </w:pPr>
    </w:lvl>
    <w:lvl w:ilvl="1" w:tplc="65307518">
      <w:numFmt w:val="decimal"/>
      <w:lvlText w:val=""/>
      <w:lvlJc w:val="left"/>
    </w:lvl>
    <w:lvl w:ilvl="2" w:tplc="7A44F584">
      <w:numFmt w:val="decimal"/>
      <w:lvlText w:val=""/>
      <w:lvlJc w:val="left"/>
    </w:lvl>
    <w:lvl w:ilvl="3" w:tplc="75280214">
      <w:numFmt w:val="decimal"/>
      <w:lvlText w:val=""/>
      <w:lvlJc w:val="left"/>
    </w:lvl>
    <w:lvl w:ilvl="4" w:tplc="0DD292A0">
      <w:numFmt w:val="decimal"/>
      <w:lvlText w:val=""/>
      <w:lvlJc w:val="left"/>
    </w:lvl>
    <w:lvl w:ilvl="5" w:tplc="7A520FDE">
      <w:numFmt w:val="decimal"/>
      <w:lvlText w:val=""/>
      <w:lvlJc w:val="left"/>
    </w:lvl>
    <w:lvl w:ilvl="6" w:tplc="07DE1F06">
      <w:numFmt w:val="decimal"/>
      <w:lvlText w:val=""/>
      <w:lvlJc w:val="left"/>
    </w:lvl>
    <w:lvl w:ilvl="7" w:tplc="9C0863BE">
      <w:numFmt w:val="decimal"/>
      <w:lvlText w:val=""/>
      <w:lvlJc w:val="left"/>
    </w:lvl>
    <w:lvl w:ilvl="8" w:tplc="F2FE9DE8">
      <w:numFmt w:val="decimal"/>
      <w:lvlText w:val=""/>
      <w:lvlJc w:val="left"/>
    </w:lvl>
  </w:abstractNum>
  <w:abstractNum w:abstractNumId="3" w15:restartNumberingAfterBreak="0">
    <w:nsid w:val="12D47BF9"/>
    <w:multiLevelType w:val="hybridMultilevel"/>
    <w:tmpl w:val="91CE2D20"/>
    <w:lvl w:ilvl="0" w:tplc="86F2715C">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24E3C20"/>
    <w:multiLevelType w:val="hybridMultilevel"/>
    <w:tmpl w:val="BAA858DE"/>
    <w:lvl w:ilvl="0" w:tplc="BDA61F0C">
      <w:start w:val="1"/>
      <w:numFmt w:val="decimal"/>
      <w:lvlText w:val="%1."/>
      <w:lvlJc w:val="left"/>
      <w:pPr>
        <w:ind w:left="720" w:hanging="360"/>
      </w:pPr>
    </w:lvl>
    <w:lvl w:ilvl="1" w:tplc="863AC6BE">
      <w:numFmt w:val="decimal"/>
      <w:lvlText w:val=""/>
      <w:lvlJc w:val="left"/>
    </w:lvl>
    <w:lvl w:ilvl="2" w:tplc="FCBECC9E">
      <w:numFmt w:val="decimal"/>
      <w:lvlText w:val=""/>
      <w:lvlJc w:val="left"/>
    </w:lvl>
    <w:lvl w:ilvl="3" w:tplc="434297B2">
      <w:numFmt w:val="decimal"/>
      <w:lvlText w:val=""/>
      <w:lvlJc w:val="left"/>
    </w:lvl>
    <w:lvl w:ilvl="4" w:tplc="F2727F00">
      <w:numFmt w:val="decimal"/>
      <w:lvlText w:val=""/>
      <w:lvlJc w:val="left"/>
    </w:lvl>
    <w:lvl w:ilvl="5" w:tplc="9842BA08">
      <w:numFmt w:val="decimal"/>
      <w:lvlText w:val=""/>
      <w:lvlJc w:val="left"/>
    </w:lvl>
    <w:lvl w:ilvl="6" w:tplc="60E6CF04">
      <w:numFmt w:val="decimal"/>
      <w:lvlText w:val=""/>
      <w:lvlJc w:val="left"/>
    </w:lvl>
    <w:lvl w:ilvl="7" w:tplc="72AEEFD0">
      <w:numFmt w:val="decimal"/>
      <w:lvlText w:val=""/>
      <w:lvlJc w:val="left"/>
    </w:lvl>
    <w:lvl w:ilvl="8" w:tplc="95DCBDC4">
      <w:numFmt w:val="decimal"/>
      <w:lvlText w:val=""/>
      <w:lvlJc w:val="left"/>
    </w:lvl>
  </w:abstractNum>
  <w:abstractNum w:abstractNumId="5" w15:restartNumberingAfterBreak="0">
    <w:nsid w:val="22EF557F"/>
    <w:multiLevelType w:val="hybridMultilevel"/>
    <w:tmpl w:val="695C4EC8"/>
    <w:lvl w:ilvl="0" w:tplc="B71A18B4">
      <w:start w:val="1"/>
      <w:numFmt w:val="bullet"/>
      <w:lvlText w:val="•"/>
      <w:lvlJc w:val="left"/>
      <w:pPr>
        <w:ind w:left="720" w:hanging="360"/>
      </w:pPr>
    </w:lvl>
    <w:lvl w:ilvl="1" w:tplc="17240FCE">
      <w:numFmt w:val="decimal"/>
      <w:lvlText w:val=""/>
      <w:lvlJc w:val="left"/>
    </w:lvl>
    <w:lvl w:ilvl="2" w:tplc="96965FF8">
      <w:numFmt w:val="decimal"/>
      <w:lvlText w:val=""/>
      <w:lvlJc w:val="left"/>
    </w:lvl>
    <w:lvl w:ilvl="3" w:tplc="30BE683A">
      <w:numFmt w:val="decimal"/>
      <w:lvlText w:val=""/>
      <w:lvlJc w:val="left"/>
    </w:lvl>
    <w:lvl w:ilvl="4" w:tplc="0E368722">
      <w:numFmt w:val="decimal"/>
      <w:lvlText w:val=""/>
      <w:lvlJc w:val="left"/>
    </w:lvl>
    <w:lvl w:ilvl="5" w:tplc="BFB88BE0">
      <w:numFmt w:val="decimal"/>
      <w:lvlText w:val=""/>
      <w:lvlJc w:val="left"/>
    </w:lvl>
    <w:lvl w:ilvl="6" w:tplc="A0B48616">
      <w:numFmt w:val="decimal"/>
      <w:lvlText w:val=""/>
      <w:lvlJc w:val="left"/>
    </w:lvl>
    <w:lvl w:ilvl="7" w:tplc="5F42D098">
      <w:numFmt w:val="decimal"/>
      <w:lvlText w:val=""/>
      <w:lvlJc w:val="left"/>
    </w:lvl>
    <w:lvl w:ilvl="8" w:tplc="E340BE74">
      <w:numFmt w:val="decimal"/>
      <w:lvlText w:val=""/>
      <w:lvlJc w:val="left"/>
    </w:lvl>
  </w:abstractNum>
  <w:abstractNum w:abstractNumId="6" w15:restartNumberingAfterBreak="0">
    <w:nsid w:val="23633F88"/>
    <w:multiLevelType w:val="hybridMultilevel"/>
    <w:tmpl w:val="02DAE588"/>
    <w:lvl w:ilvl="0" w:tplc="239EB00A">
      <w:start w:val="1"/>
      <w:numFmt w:val="decimal"/>
      <w:lvlText w:val="%1."/>
      <w:lvlJc w:val="left"/>
      <w:pPr>
        <w:ind w:left="720" w:hanging="360"/>
      </w:pPr>
    </w:lvl>
    <w:lvl w:ilvl="1" w:tplc="E8300000">
      <w:numFmt w:val="decimal"/>
      <w:lvlText w:val=""/>
      <w:lvlJc w:val="left"/>
    </w:lvl>
    <w:lvl w:ilvl="2" w:tplc="65060942">
      <w:numFmt w:val="decimal"/>
      <w:lvlText w:val=""/>
      <w:lvlJc w:val="left"/>
    </w:lvl>
    <w:lvl w:ilvl="3" w:tplc="93AE1B20">
      <w:numFmt w:val="decimal"/>
      <w:lvlText w:val=""/>
      <w:lvlJc w:val="left"/>
    </w:lvl>
    <w:lvl w:ilvl="4" w:tplc="FD7C47AC">
      <w:numFmt w:val="decimal"/>
      <w:lvlText w:val=""/>
      <w:lvlJc w:val="left"/>
    </w:lvl>
    <w:lvl w:ilvl="5" w:tplc="DFE847E2">
      <w:numFmt w:val="decimal"/>
      <w:lvlText w:val=""/>
      <w:lvlJc w:val="left"/>
    </w:lvl>
    <w:lvl w:ilvl="6" w:tplc="25489D08">
      <w:numFmt w:val="decimal"/>
      <w:lvlText w:val=""/>
      <w:lvlJc w:val="left"/>
    </w:lvl>
    <w:lvl w:ilvl="7" w:tplc="BAE45A3A">
      <w:numFmt w:val="decimal"/>
      <w:lvlText w:val=""/>
      <w:lvlJc w:val="left"/>
    </w:lvl>
    <w:lvl w:ilvl="8" w:tplc="D114784A">
      <w:numFmt w:val="decimal"/>
      <w:lvlText w:val=""/>
      <w:lvlJc w:val="left"/>
    </w:lvl>
  </w:abstractNum>
  <w:abstractNum w:abstractNumId="7" w15:restartNumberingAfterBreak="0">
    <w:nsid w:val="27C56C69"/>
    <w:multiLevelType w:val="hybridMultilevel"/>
    <w:tmpl w:val="9174865A"/>
    <w:lvl w:ilvl="0" w:tplc="8F7C13E2">
      <w:start w:val="1"/>
      <w:numFmt w:val="decimal"/>
      <w:lvlText w:val="%1."/>
      <w:lvlJc w:val="left"/>
      <w:pPr>
        <w:ind w:left="720" w:hanging="360"/>
      </w:pPr>
    </w:lvl>
    <w:lvl w:ilvl="1" w:tplc="3598893E">
      <w:numFmt w:val="decimal"/>
      <w:lvlText w:val=""/>
      <w:lvlJc w:val="left"/>
    </w:lvl>
    <w:lvl w:ilvl="2" w:tplc="A2B68DBC">
      <w:numFmt w:val="decimal"/>
      <w:lvlText w:val=""/>
      <w:lvlJc w:val="left"/>
    </w:lvl>
    <w:lvl w:ilvl="3" w:tplc="FBA6CD90">
      <w:numFmt w:val="decimal"/>
      <w:lvlText w:val=""/>
      <w:lvlJc w:val="left"/>
    </w:lvl>
    <w:lvl w:ilvl="4" w:tplc="9C9A3FBA">
      <w:numFmt w:val="decimal"/>
      <w:lvlText w:val=""/>
      <w:lvlJc w:val="left"/>
    </w:lvl>
    <w:lvl w:ilvl="5" w:tplc="1E7AB318">
      <w:numFmt w:val="decimal"/>
      <w:lvlText w:val=""/>
      <w:lvlJc w:val="left"/>
    </w:lvl>
    <w:lvl w:ilvl="6" w:tplc="22AA5586">
      <w:numFmt w:val="decimal"/>
      <w:lvlText w:val=""/>
      <w:lvlJc w:val="left"/>
    </w:lvl>
    <w:lvl w:ilvl="7" w:tplc="7A16310C">
      <w:numFmt w:val="decimal"/>
      <w:lvlText w:val=""/>
      <w:lvlJc w:val="left"/>
    </w:lvl>
    <w:lvl w:ilvl="8" w:tplc="FF1426F4">
      <w:numFmt w:val="decimal"/>
      <w:lvlText w:val=""/>
      <w:lvlJc w:val="left"/>
    </w:lvl>
  </w:abstractNum>
  <w:abstractNum w:abstractNumId="8" w15:restartNumberingAfterBreak="0">
    <w:nsid w:val="285A345F"/>
    <w:multiLevelType w:val="hybridMultilevel"/>
    <w:tmpl w:val="DFB232E0"/>
    <w:lvl w:ilvl="0" w:tplc="427AC29E">
      <w:start w:val="1"/>
      <w:numFmt w:val="bullet"/>
      <w:lvlText w:val="•"/>
      <w:lvlJc w:val="left"/>
      <w:pPr>
        <w:ind w:left="720" w:hanging="360"/>
      </w:pPr>
    </w:lvl>
    <w:lvl w:ilvl="1" w:tplc="AFEA1BCE">
      <w:numFmt w:val="decimal"/>
      <w:lvlText w:val=""/>
      <w:lvlJc w:val="left"/>
    </w:lvl>
    <w:lvl w:ilvl="2" w:tplc="12C4358A">
      <w:numFmt w:val="decimal"/>
      <w:lvlText w:val=""/>
      <w:lvlJc w:val="left"/>
    </w:lvl>
    <w:lvl w:ilvl="3" w:tplc="382AF674">
      <w:numFmt w:val="decimal"/>
      <w:lvlText w:val=""/>
      <w:lvlJc w:val="left"/>
    </w:lvl>
    <w:lvl w:ilvl="4" w:tplc="5F78EF50">
      <w:numFmt w:val="decimal"/>
      <w:lvlText w:val=""/>
      <w:lvlJc w:val="left"/>
    </w:lvl>
    <w:lvl w:ilvl="5" w:tplc="5B962332">
      <w:numFmt w:val="decimal"/>
      <w:lvlText w:val=""/>
      <w:lvlJc w:val="left"/>
    </w:lvl>
    <w:lvl w:ilvl="6" w:tplc="A2121C10">
      <w:numFmt w:val="decimal"/>
      <w:lvlText w:val=""/>
      <w:lvlJc w:val="left"/>
    </w:lvl>
    <w:lvl w:ilvl="7" w:tplc="0A968234">
      <w:numFmt w:val="decimal"/>
      <w:lvlText w:val=""/>
      <w:lvlJc w:val="left"/>
    </w:lvl>
    <w:lvl w:ilvl="8" w:tplc="7646E322">
      <w:numFmt w:val="decimal"/>
      <w:lvlText w:val=""/>
      <w:lvlJc w:val="left"/>
    </w:lvl>
  </w:abstractNum>
  <w:abstractNum w:abstractNumId="9" w15:restartNumberingAfterBreak="0">
    <w:nsid w:val="2AD15B3A"/>
    <w:multiLevelType w:val="hybridMultilevel"/>
    <w:tmpl w:val="1996F004"/>
    <w:lvl w:ilvl="0" w:tplc="86F2715C">
      <w:start w:val="1"/>
      <w:numFmt w:val="bullet"/>
      <w:lvlText w:val="•"/>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0F05C8"/>
    <w:multiLevelType w:val="hybridMultilevel"/>
    <w:tmpl w:val="D2745C00"/>
    <w:lvl w:ilvl="0" w:tplc="D3C00184">
      <w:start w:val="1"/>
      <w:numFmt w:val="decimal"/>
      <w:lvlText w:val="%1."/>
      <w:lvlJc w:val="left"/>
      <w:pPr>
        <w:ind w:left="720" w:hanging="360"/>
      </w:pPr>
    </w:lvl>
    <w:lvl w:ilvl="1" w:tplc="70C4ADF4">
      <w:numFmt w:val="decimal"/>
      <w:lvlText w:val=""/>
      <w:lvlJc w:val="left"/>
    </w:lvl>
    <w:lvl w:ilvl="2" w:tplc="E9FAAA8E">
      <w:numFmt w:val="decimal"/>
      <w:lvlText w:val=""/>
      <w:lvlJc w:val="left"/>
    </w:lvl>
    <w:lvl w:ilvl="3" w:tplc="93083560">
      <w:numFmt w:val="decimal"/>
      <w:lvlText w:val=""/>
      <w:lvlJc w:val="left"/>
    </w:lvl>
    <w:lvl w:ilvl="4" w:tplc="20220ADE">
      <w:numFmt w:val="decimal"/>
      <w:lvlText w:val=""/>
      <w:lvlJc w:val="left"/>
    </w:lvl>
    <w:lvl w:ilvl="5" w:tplc="5906A5FA">
      <w:numFmt w:val="decimal"/>
      <w:lvlText w:val=""/>
      <w:lvlJc w:val="left"/>
    </w:lvl>
    <w:lvl w:ilvl="6" w:tplc="074C26EE">
      <w:numFmt w:val="decimal"/>
      <w:lvlText w:val=""/>
      <w:lvlJc w:val="left"/>
    </w:lvl>
    <w:lvl w:ilvl="7" w:tplc="02086A28">
      <w:numFmt w:val="decimal"/>
      <w:lvlText w:val=""/>
      <w:lvlJc w:val="left"/>
    </w:lvl>
    <w:lvl w:ilvl="8" w:tplc="01B01280">
      <w:numFmt w:val="decimal"/>
      <w:lvlText w:val=""/>
      <w:lvlJc w:val="left"/>
    </w:lvl>
  </w:abstractNum>
  <w:abstractNum w:abstractNumId="11" w15:restartNumberingAfterBreak="0">
    <w:nsid w:val="31D920B9"/>
    <w:multiLevelType w:val="hybridMultilevel"/>
    <w:tmpl w:val="0CE278B6"/>
    <w:lvl w:ilvl="0" w:tplc="3D8219A0">
      <w:start w:val="1"/>
      <w:numFmt w:val="decimal"/>
      <w:lvlText w:val="%1."/>
      <w:lvlJc w:val="left"/>
      <w:pPr>
        <w:ind w:left="720" w:hanging="360"/>
      </w:pPr>
    </w:lvl>
    <w:lvl w:ilvl="1" w:tplc="794A8924">
      <w:numFmt w:val="decimal"/>
      <w:lvlText w:val=""/>
      <w:lvlJc w:val="left"/>
    </w:lvl>
    <w:lvl w:ilvl="2" w:tplc="B4E43F0C">
      <w:numFmt w:val="decimal"/>
      <w:lvlText w:val=""/>
      <w:lvlJc w:val="left"/>
    </w:lvl>
    <w:lvl w:ilvl="3" w:tplc="20CEC7BC">
      <w:numFmt w:val="decimal"/>
      <w:lvlText w:val=""/>
      <w:lvlJc w:val="left"/>
    </w:lvl>
    <w:lvl w:ilvl="4" w:tplc="05F86130">
      <w:numFmt w:val="decimal"/>
      <w:lvlText w:val=""/>
      <w:lvlJc w:val="left"/>
    </w:lvl>
    <w:lvl w:ilvl="5" w:tplc="083888AE">
      <w:numFmt w:val="decimal"/>
      <w:lvlText w:val=""/>
      <w:lvlJc w:val="left"/>
    </w:lvl>
    <w:lvl w:ilvl="6" w:tplc="E806AA4E">
      <w:numFmt w:val="decimal"/>
      <w:lvlText w:val=""/>
      <w:lvlJc w:val="left"/>
    </w:lvl>
    <w:lvl w:ilvl="7" w:tplc="ECE497DC">
      <w:numFmt w:val="decimal"/>
      <w:lvlText w:val=""/>
      <w:lvlJc w:val="left"/>
    </w:lvl>
    <w:lvl w:ilvl="8" w:tplc="6346046E">
      <w:numFmt w:val="decimal"/>
      <w:lvlText w:val=""/>
      <w:lvlJc w:val="left"/>
    </w:lvl>
  </w:abstractNum>
  <w:abstractNum w:abstractNumId="12" w15:restartNumberingAfterBreak="0">
    <w:nsid w:val="326E6138"/>
    <w:multiLevelType w:val="hybridMultilevel"/>
    <w:tmpl w:val="E7AC7896"/>
    <w:lvl w:ilvl="0" w:tplc="86F2715C">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3E757F9"/>
    <w:multiLevelType w:val="hybridMultilevel"/>
    <w:tmpl w:val="8864E04C"/>
    <w:lvl w:ilvl="0" w:tplc="86F2715C">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35386980"/>
    <w:multiLevelType w:val="multilevel"/>
    <w:tmpl w:val="3646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AA53EC"/>
    <w:multiLevelType w:val="hybridMultilevel"/>
    <w:tmpl w:val="8794DF48"/>
    <w:lvl w:ilvl="0" w:tplc="7346B3C8">
      <w:start w:val="1"/>
      <w:numFmt w:val="bullet"/>
      <w:lvlText w:val="•"/>
      <w:lvlJc w:val="left"/>
      <w:pPr>
        <w:ind w:left="720" w:hanging="360"/>
      </w:pPr>
    </w:lvl>
    <w:lvl w:ilvl="1" w:tplc="B2C6E89C">
      <w:numFmt w:val="decimal"/>
      <w:lvlText w:val=""/>
      <w:lvlJc w:val="left"/>
    </w:lvl>
    <w:lvl w:ilvl="2" w:tplc="40D46A1C">
      <w:numFmt w:val="decimal"/>
      <w:lvlText w:val=""/>
      <w:lvlJc w:val="left"/>
    </w:lvl>
    <w:lvl w:ilvl="3" w:tplc="0DD4FD14">
      <w:numFmt w:val="decimal"/>
      <w:lvlText w:val=""/>
      <w:lvlJc w:val="left"/>
    </w:lvl>
    <w:lvl w:ilvl="4" w:tplc="987A2CFE">
      <w:numFmt w:val="decimal"/>
      <w:lvlText w:val=""/>
      <w:lvlJc w:val="left"/>
    </w:lvl>
    <w:lvl w:ilvl="5" w:tplc="902432B8">
      <w:numFmt w:val="decimal"/>
      <w:lvlText w:val=""/>
      <w:lvlJc w:val="left"/>
    </w:lvl>
    <w:lvl w:ilvl="6" w:tplc="1EC2768C">
      <w:numFmt w:val="decimal"/>
      <w:lvlText w:val=""/>
      <w:lvlJc w:val="left"/>
    </w:lvl>
    <w:lvl w:ilvl="7" w:tplc="3454F5EA">
      <w:numFmt w:val="decimal"/>
      <w:lvlText w:val=""/>
      <w:lvlJc w:val="left"/>
    </w:lvl>
    <w:lvl w:ilvl="8" w:tplc="A77CF3DE">
      <w:numFmt w:val="decimal"/>
      <w:lvlText w:val=""/>
      <w:lvlJc w:val="left"/>
    </w:lvl>
  </w:abstractNum>
  <w:abstractNum w:abstractNumId="16" w15:restartNumberingAfterBreak="0">
    <w:nsid w:val="403561BC"/>
    <w:multiLevelType w:val="hybridMultilevel"/>
    <w:tmpl w:val="7CE271D0"/>
    <w:lvl w:ilvl="0" w:tplc="AA169C9E">
      <w:start w:val="1"/>
      <w:numFmt w:val="bullet"/>
      <w:lvlText w:val="●"/>
      <w:lvlJc w:val="left"/>
      <w:pPr>
        <w:ind w:left="720" w:hanging="360"/>
      </w:pPr>
    </w:lvl>
    <w:lvl w:ilvl="1" w:tplc="FED00616">
      <w:start w:val="1"/>
      <w:numFmt w:val="bullet"/>
      <w:lvlText w:val="○"/>
      <w:lvlJc w:val="left"/>
      <w:pPr>
        <w:ind w:left="1440" w:hanging="360"/>
      </w:pPr>
    </w:lvl>
    <w:lvl w:ilvl="2" w:tplc="FD60FE4A">
      <w:start w:val="1"/>
      <w:numFmt w:val="bullet"/>
      <w:lvlText w:val="■"/>
      <w:lvlJc w:val="left"/>
      <w:pPr>
        <w:ind w:left="2160" w:hanging="360"/>
      </w:pPr>
    </w:lvl>
    <w:lvl w:ilvl="3" w:tplc="F476DD2C">
      <w:start w:val="1"/>
      <w:numFmt w:val="bullet"/>
      <w:lvlText w:val="●"/>
      <w:lvlJc w:val="left"/>
      <w:pPr>
        <w:ind w:left="2880" w:hanging="360"/>
      </w:pPr>
    </w:lvl>
    <w:lvl w:ilvl="4" w:tplc="9B72C92A">
      <w:start w:val="1"/>
      <w:numFmt w:val="bullet"/>
      <w:lvlText w:val="○"/>
      <w:lvlJc w:val="left"/>
      <w:pPr>
        <w:ind w:left="3600" w:hanging="360"/>
      </w:pPr>
    </w:lvl>
    <w:lvl w:ilvl="5" w:tplc="D32612A8">
      <w:start w:val="1"/>
      <w:numFmt w:val="bullet"/>
      <w:lvlText w:val="■"/>
      <w:lvlJc w:val="left"/>
      <w:pPr>
        <w:ind w:left="4320" w:hanging="360"/>
      </w:pPr>
    </w:lvl>
    <w:lvl w:ilvl="6" w:tplc="FDB48FC8">
      <w:start w:val="1"/>
      <w:numFmt w:val="bullet"/>
      <w:lvlText w:val="●"/>
      <w:lvlJc w:val="left"/>
      <w:pPr>
        <w:ind w:left="5040" w:hanging="360"/>
      </w:pPr>
    </w:lvl>
    <w:lvl w:ilvl="7" w:tplc="7F38E6BA">
      <w:start w:val="1"/>
      <w:numFmt w:val="bullet"/>
      <w:lvlText w:val="●"/>
      <w:lvlJc w:val="left"/>
      <w:pPr>
        <w:ind w:left="5760" w:hanging="360"/>
      </w:pPr>
    </w:lvl>
    <w:lvl w:ilvl="8" w:tplc="0B68F0DA">
      <w:start w:val="1"/>
      <w:numFmt w:val="bullet"/>
      <w:lvlText w:val="●"/>
      <w:lvlJc w:val="left"/>
      <w:pPr>
        <w:ind w:left="6480" w:hanging="360"/>
      </w:pPr>
    </w:lvl>
  </w:abstractNum>
  <w:abstractNum w:abstractNumId="17" w15:restartNumberingAfterBreak="0">
    <w:nsid w:val="56262D64"/>
    <w:multiLevelType w:val="hybridMultilevel"/>
    <w:tmpl w:val="D0C22FC6"/>
    <w:lvl w:ilvl="0" w:tplc="1F3483B2">
      <w:start w:val="1"/>
      <w:numFmt w:val="bullet"/>
      <w:lvlText w:val="●"/>
      <w:lvlJc w:val="left"/>
      <w:pPr>
        <w:ind w:left="720" w:hanging="360"/>
      </w:pPr>
    </w:lvl>
    <w:lvl w:ilvl="1" w:tplc="BD6EAD84">
      <w:start w:val="1"/>
      <w:numFmt w:val="bullet"/>
      <w:lvlText w:val="○"/>
      <w:lvlJc w:val="left"/>
      <w:pPr>
        <w:ind w:left="1440" w:hanging="360"/>
      </w:pPr>
    </w:lvl>
    <w:lvl w:ilvl="2" w:tplc="39D4E898">
      <w:start w:val="1"/>
      <w:numFmt w:val="bullet"/>
      <w:lvlText w:val="■"/>
      <w:lvlJc w:val="left"/>
      <w:pPr>
        <w:ind w:left="2160" w:hanging="360"/>
      </w:pPr>
    </w:lvl>
    <w:lvl w:ilvl="3" w:tplc="C8620FB0">
      <w:start w:val="1"/>
      <w:numFmt w:val="bullet"/>
      <w:lvlText w:val="●"/>
      <w:lvlJc w:val="left"/>
      <w:pPr>
        <w:ind w:left="2880" w:hanging="360"/>
      </w:pPr>
    </w:lvl>
    <w:lvl w:ilvl="4" w:tplc="1D780AB8">
      <w:start w:val="1"/>
      <w:numFmt w:val="bullet"/>
      <w:lvlText w:val="○"/>
      <w:lvlJc w:val="left"/>
      <w:pPr>
        <w:ind w:left="3600" w:hanging="360"/>
      </w:pPr>
    </w:lvl>
    <w:lvl w:ilvl="5" w:tplc="B4942E62">
      <w:start w:val="1"/>
      <w:numFmt w:val="bullet"/>
      <w:lvlText w:val="■"/>
      <w:lvlJc w:val="left"/>
      <w:pPr>
        <w:ind w:left="4320" w:hanging="360"/>
      </w:pPr>
    </w:lvl>
    <w:lvl w:ilvl="6" w:tplc="F5E6275A">
      <w:start w:val="1"/>
      <w:numFmt w:val="bullet"/>
      <w:lvlText w:val="●"/>
      <w:lvlJc w:val="left"/>
      <w:pPr>
        <w:ind w:left="5040" w:hanging="360"/>
      </w:pPr>
    </w:lvl>
    <w:lvl w:ilvl="7" w:tplc="FD007FBA">
      <w:start w:val="1"/>
      <w:numFmt w:val="bullet"/>
      <w:lvlText w:val="●"/>
      <w:lvlJc w:val="left"/>
      <w:pPr>
        <w:ind w:left="5760" w:hanging="360"/>
      </w:pPr>
    </w:lvl>
    <w:lvl w:ilvl="8" w:tplc="63EE1CF6">
      <w:start w:val="1"/>
      <w:numFmt w:val="bullet"/>
      <w:lvlText w:val="●"/>
      <w:lvlJc w:val="left"/>
      <w:pPr>
        <w:ind w:left="6480" w:hanging="360"/>
      </w:pPr>
    </w:lvl>
  </w:abstractNum>
  <w:abstractNum w:abstractNumId="18" w15:restartNumberingAfterBreak="0">
    <w:nsid w:val="58433D13"/>
    <w:multiLevelType w:val="hybridMultilevel"/>
    <w:tmpl w:val="692889B8"/>
    <w:lvl w:ilvl="0" w:tplc="FE0CDF30">
      <w:start w:val="1"/>
      <w:numFmt w:val="bullet"/>
      <w:lvlText w:val="•"/>
      <w:lvlJc w:val="left"/>
      <w:pPr>
        <w:ind w:left="720" w:hanging="360"/>
      </w:pPr>
    </w:lvl>
    <w:lvl w:ilvl="1" w:tplc="D71C0344">
      <w:numFmt w:val="decimal"/>
      <w:lvlText w:val=""/>
      <w:lvlJc w:val="left"/>
    </w:lvl>
    <w:lvl w:ilvl="2" w:tplc="AA10B514">
      <w:numFmt w:val="decimal"/>
      <w:lvlText w:val=""/>
      <w:lvlJc w:val="left"/>
    </w:lvl>
    <w:lvl w:ilvl="3" w:tplc="3A88E85E">
      <w:numFmt w:val="decimal"/>
      <w:lvlText w:val=""/>
      <w:lvlJc w:val="left"/>
    </w:lvl>
    <w:lvl w:ilvl="4" w:tplc="0872517C">
      <w:numFmt w:val="decimal"/>
      <w:lvlText w:val=""/>
      <w:lvlJc w:val="left"/>
    </w:lvl>
    <w:lvl w:ilvl="5" w:tplc="650C0E5A">
      <w:numFmt w:val="decimal"/>
      <w:lvlText w:val=""/>
      <w:lvlJc w:val="left"/>
    </w:lvl>
    <w:lvl w:ilvl="6" w:tplc="E7564CF0">
      <w:numFmt w:val="decimal"/>
      <w:lvlText w:val=""/>
      <w:lvlJc w:val="left"/>
    </w:lvl>
    <w:lvl w:ilvl="7" w:tplc="115449B6">
      <w:numFmt w:val="decimal"/>
      <w:lvlText w:val=""/>
      <w:lvlJc w:val="left"/>
    </w:lvl>
    <w:lvl w:ilvl="8" w:tplc="46E43018">
      <w:numFmt w:val="decimal"/>
      <w:lvlText w:val=""/>
      <w:lvlJc w:val="left"/>
    </w:lvl>
  </w:abstractNum>
  <w:abstractNum w:abstractNumId="19" w15:restartNumberingAfterBreak="0">
    <w:nsid w:val="5C0C7251"/>
    <w:multiLevelType w:val="multilevel"/>
    <w:tmpl w:val="9CE8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3E205B"/>
    <w:multiLevelType w:val="hybridMultilevel"/>
    <w:tmpl w:val="7CE84D2E"/>
    <w:lvl w:ilvl="0" w:tplc="86F2715C">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73E039F6"/>
    <w:multiLevelType w:val="hybridMultilevel"/>
    <w:tmpl w:val="CC1A9A32"/>
    <w:lvl w:ilvl="0" w:tplc="86F2715C">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67D72C5"/>
    <w:multiLevelType w:val="hybridMultilevel"/>
    <w:tmpl w:val="8FB22CA2"/>
    <w:lvl w:ilvl="0" w:tplc="86F2715C">
      <w:start w:val="1"/>
      <w:numFmt w:val="bullet"/>
      <w:lvlText w:val="•"/>
      <w:lvlJc w:val="left"/>
      <w:pPr>
        <w:ind w:left="720" w:hanging="360"/>
      </w:pPr>
    </w:lvl>
    <w:lvl w:ilvl="1" w:tplc="7292EE50">
      <w:numFmt w:val="decimal"/>
      <w:lvlText w:val=""/>
      <w:lvlJc w:val="left"/>
    </w:lvl>
    <w:lvl w:ilvl="2" w:tplc="227657F4">
      <w:numFmt w:val="decimal"/>
      <w:lvlText w:val=""/>
      <w:lvlJc w:val="left"/>
    </w:lvl>
    <w:lvl w:ilvl="3" w:tplc="7E5C2458">
      <w:numFmt w:val="decimal"/>
      <w:lvlText w:val=""/>
      <w:lvlJc w:val="left"/>
    </w:lvl>
    <w:lvl w:ilvl="4" w:tplc="B6349A1C">
      <w:numFmt w:val="decimal"/>
      <w:lvlText w:val=""/>
      <w:lvlJc w:val="left"/>
    </w:lvl>
    <w:lvl w:ilvl="5" w:tplc="B8CE3BA8">
      <w:numFmt w:val="decimal"/>
      <w:lvlText w:val=""/>
      <w:lvlJc w:val="left"/>
    </w:lvl>
    <w:lvl w:ilvl="6" w:tplc="F2A2B3E2">
      <w:numFmt w:val="decimal"/>
      <w:lvlText w:val=""/>
      <w:lvlJc w:val="left"/>
    </w:lvl>
    <w:lvl w:ilvl="7" w:tplc="973A0AD8">
      <w:numFmt w:val="decimal"/>
      <w:lvlText w:val=""/>
      <w:lvlJc w:val="left"/>
    </w:lvl>
    <w:lvl w:ilvl="8" w:tplc="4DC4DB98">
      <w:numFmt w:val="decimal"/>
      <w:lvlText w:val=""/>
      <w:lvlJc w:val="left"/>
    </w:lvl>
  </w:abstractNum>
  <w:abstractNum w:abstractNumId="23" w15:restartNumberingAfterBreak="0">
    <w:nsid w:val="7D487BB2"/>
    <w:multiLevelType w:val="hybridMultilevel"/>
    <w:tmpl w:val="4410A032"/>
    <w:lvl w:ilvl="0" w:tplc="46F6A45C">
      <w:start w:val="1"/>
      <w:numFmt w:val="bullet"/>
      <w:lvlText w:val="●"/>
      <w:lvlJc w:val="left"/>
      <w:pPr>
        <w:ind w:left="720" w:hanging="360"/>
      </w:pPr>
    </w:lvl>
    <w:lvl w:ilvl="1" w:tplc="D5EEA71E">
      <w:start w:val="1"/>
      <w:numFmt w:val="bullet"/>
      <w:lvlText w:val="○"/>
      <w:lvlJc w:val="left"/>
      <w:pPr>
        <w:ind w:left="1440" w:hanging="360"/>
      </w:pPr>
    </w:lvl>
    <w:lvl w:ilvl="2" w:tplc="D28A8094">
      <w:start w:val="1"/>
      <w:numFmt w:val="bullet"/>
      <w:lvlText w:val="■"/>
      <w:lvlJc w:val="left"/>
      <w:pPr>
        <w:ind w:left="2160" w:hanging="360"/>
      </w:pPr>
    </w:lvl>
    <w:lvl w:ilvl="3" w:tplc="190A0830">
      <w:start w:val="1"/>
      <w:numFmt w:val="bullet"/>
      <w:lvlText w:val="●"/>
      <w:lvlJc w:val="left"/>
      <w:pPr>
        <w:ind w:left="2880" w:hanging="360"/>
      </w:pPr>
    </w:lvl>
    <w:lvl w:ilvl="4" w:tplc="7E0C1622">
      <w:start w:val="1"/>
      <w:numFmt w:val="bullet"/>
      <w:lvlText w:val="○"/>
      <w:lvlJc w:val="left"/>
      <w:pPr>
        <w:ind w:left="3600" w:hanging="360"/>
      </w:pPr>
    </w:lvl>
    <w:lvl w:ilvl="5" w:tplc="60D09C86">
      <w:start w:val="1"/>
      <w:numFmt w:val="bullet"/>
      <w:lvlText w:val="■"/>
      <w:lvlJc w:val="left"/>
      <w:pPr>
        <w:ind w:left="4320" w:hanging="360"/>
      </w:pPr>
    </w:lvl>
    <w:lvl w:ilvl="6" w:tplc="26BC7058">
      <w:start w:val="1"/>
      <w:numFmt w:val="bullet"/>
      <w:lvlText w:val="●"/>
      <w:lvlJc w:val="left"/>
      <w:pPr>
        <w:ind w:left="5040" w:hanging="360"/>
      </w:pPr>
    </w:lvl>
    <w:lvl w:ilvl="7" w:tplc="50C4C3AA">
      <w:start w:val="1"/>
      <w:numFmt w:val="bullet"/>
      <w:lvlText w:val="●"/>
      <w:lvlJc w:val="left"/>
      <w:pPr>
        <w:ind w:left="5760" w:hanging="360"/>
      </w:pPr>
    </w:lvl>
    <w:lvl w:ilvl="8" w:tplc="D5A4B0C2">
      <w:start w:val="1"/>
      <w:numFmt w:val="bullet"/>
      <w:lvlText w:val="●"/>
      <w:lvlJc w:val="left"/>
      <w:pPr>
        <w:ind w:left="6480" w:hanging="360"/>
      </w:pPr>
    </w:lvl>
  </w:abstractNum>
  <w:abstractNum w:abstractNumId="24" w15:restartNumberingAfterBreak="0">
    <w:nsid w:val="7EBA06F1"/>
    <w:multiLevelType w:val="hybridMultilevel"/>
    <w:tmpl w:val="0A943508"/>
    <w:lvl w:ilvl="0" w:tplc="C75C96C2">
      <w:start w:val="1"/>
      <w:numFmt w:val="decimal"/>
      <w:lvlText w:val="%1."/>
      <w:lvlJc w:val="left"/>
      <w:pPr>
        <w:ind w:left="720" w:hanging="360"/>
      </w:pPr>
    </w:lvl>
    <w:lvl w:ilvl="1" w:tplc="2CE0F734">
      <w:numFmt w:val="decimal"/>
      <w:lvlText w:val=""/>
      <w:lvlJc w:val="left"/>
    </w:lvl>
    <w:lvl w:ilvl="2" w:tplc="09FA1208">
      <w:numFmt w:val="decimal"/>
      <w:lvlText w:val=""/>
      <w:lvlJc w:val="left"/>
    </w:lvl>
    <w:lvl w:ilvl="3" w:tplc="19CAD580">
      <w:numFmt w:val="decimal"/>
      <w:lvlText w:val=""/>
      <w:lvlJc w:val="left"/>
    </w:lvl>
    <w:lvl w:ilvl="4" w:tplc="066483EC">
      <w:numFmt w:val="decimal"/>
      <w:lvlText w:val=""/>
      <w:lvlJc w:val="left"/>
    </w:lvl>
    <w:lvl w:ilvl="5" w:tplc="9EB06088">
      <w:numFmt w:val="decimal"/>
      <w:lvlText w:val=""/>
      <w:lvlJc w:val="left"/>
    </w:lvl>
    <w:lvl w:ilvl="6" w:tplc="B3881DD6">
      <w:numFmt w:val="decimal"/>
      <w:lvlText w:val=""/>
      <w:lvlJc w:val="left"/>
    </w:lvl>
    <w:lvl w:ilvl="7" w:tplc="17EC0B02">
      <w:numFmt w:val="decimal"/>
      <w:lvlText w:val=""/>
      <w:lvlJc w:val="left"/>
    </w:lvl>
    <w:lvl w:ilvl="8" w:tplc="B1AC942E">
      <w:numFmt w:val="decimal"/>
      <w:lvlText w:val=""/>
      <w:lvlJc w:val="left"/>
    </w:lvl>
  </w:abstractNum>
  <w:abstractNum w:abstractNumId="25" w15:restartNumberingAfterBreak="0">
    <w:nsid w:val="7EC40958"/>
    <w:multiLevelType w:val="hybridMultilevel"/>
    <w:tmpl w:val="52B66C96"/>
    <w:lvl w:ilvl="0" w:tplc="3506701C">
      <w:start w:val="1"/>
      <w:numFmt w:val="bullet"/>
      <w:lvlText w:val="•"/>
      <w:lvlJc w:val="left"/>
      <w:pPr>
        <w:ind w:left="720" w:hanging="360"/>
      </w:pPr>
    </w:lvl>
    <w:lvl w:ilvl="1" w:tplc="772432A0">
      <w:numFmt w:val="decimal"/>
      <w:lvlText w:val=""/>
      <w:lvlJc w:val="left"/>
    </w:lvl>
    <w:lvl w:ilvl="2" w:tplc="6F1A99F0">
      <w:numFmt w:val="decimal"/>
      <w:lvlText w:val=""/>
      <w:lvlJc w:val="left"/>
    </w:lvl>
    <w:lvl w:ilvl="3" w:tplc="11182506">
      <w:numFmt w:val="decimal"/>
      <w:lvlText w:val=""/>
      <w:lvlJc w:val="left"/>
    </w:lvl>
    <w:lvl w:ilvl="4" w:tplc="B9186B9C">
      <w:numFmt w:val="decimal"/>
      <w:lvlText w:val=""/>
      <w:lvlJc w:val="left"/>
    </w:lvl>
    <w:lvl w:ilvl="5" w:tplc="A75AAC68">
      <w:numFmt w:val="decimal"/>
      <w:lvlText w:val=""/>
      <w:lvlJc w:val="left"/>
    </w:lvl>
    <w:lvl w:ilvl="6" w:tplc="A244798E">
      <w:numFmt w:val="decimal"/>
      <w:lvlText w:val=""/>
      <w:lvlJc w:val="left"/>
    </w:lvl>
    <w:lvl w:ilvl="7" w:tplc="9C9A3C3C">
      <w:numFmt w:val="decimal"/>
      <w:lvlText w:val=""/>
      <w:lvlJc w:val="left"/>
    </w:lvl>
    <w:lvl w:ilvl="8" w:tplc="51E8B804">
      <w:numFmt w:val="decimal"/>
      <w:lvlText w:val=""/>
      <w:lvlJc w:val="left"/>
    </w:lvl>
  </w:abstractNum>
  <w:abstractNum w:abstractNumId="26" w15:restartNumberingAfterBreak="0">
    <w:nsid w:val="7F262A1B"/>
    <w:multiLevelType w:val="hybridMultilevel"/>
    <w:tmpl w:val="355A1B76"/>
    <w:lvl w:ilvl="0" w:tplc="E22A2702">
      <w:start w:val="1"/>
      <w:numFmt w:val="bullet"/>
      <w:lvlText w:val="●"/>
      <w:lvlJc w:val="left"/>
      <w:pPr>
        <w:ind w:left="720" w:hanging="360"/>
      </w:pPr>
    </w:lvl>
    <w:lvl w:ilvl="1" w:tplc="F3B6496E">
      <w:start w:val="1"/>
      <w:numFmt w:val="bullet"/>
      <w:lvlText w:val="○"/>
      <w:lvlJc w:val="left"/>
      <w:pPr>
        <w:ind w:left="1440" w:hanging="360"/>
      </w:pPr>
    </w:lvl>
    <w:lvl w:ilvl="2" w:tplc="62745010">
      <w:start w:val="1"/>
      <w:numFmt w:val="bullet"/>
      <w:lvlText w:val="■"/>
      <w:lvlJc w:val="left"/>
      <w:pPr>
        <w:ind w:left="2160" w:hanging="360"/>
      </w:pPr>
    </w:lvl>
    <w:lvl w:ilvl="3" w:tplc="0CE2915E">
      <w:start w:val="1"/>
      <w:numFmt w:val="bullet"/>
      <w:lvlText w:val="●"/>
      <w:lvlJc w:val="left"/>
      <w:pPr>
        <w:ind w:left="2880" w:hanging="360"/>
      </w:pPr>
    </w:lvl>
    <w:lvl w:ilvl="4" w:tplc="4ACA9B1E">
      <w:start w:val="1"/>
      <w:numFmt w:val="bullet"/>
      <w:lvlText w:val="○"/>
      <w:lvlJc w:val="left"/>
      <w:pPr>
        <w:ind w:left="3600" w:hanging="360"/>
      </w:pPr>
    </w:lvl>
    <w:lvl w:ilvl="5" w:tplc="51BAD7FE">
      <w:start w:val="1"/>
      <w:numFmt w:val="bullet"/>
      <w:lvlText w:val="■"/>
      <w:lvlJc w:val="left"/>
      <w:pPr>
        <w:ind w:left="4320" w:hanging="360"/>
      </w:pPr>
    </w:lvl>
    <w:lvl w:ilvl="6" w:tplc="D5ACE5E2">
      <w:start w:val="1"/>
      <w:numFmt w:val="bullet"/>
      <w:lvlText w:val="●"/>
      <w:lvlJc w:val="left"/>
      <w:pPr>
        <w:ind w:left="5040" w:hanging="360"/>
      </w:pPr>
    </w:lvl>
    <w:lvl w:ilvl="7" w:tplc="D57A5E40">
      <w:start w:val="1"/>
      <w:numFmt w:val="bullet"/>
      <w:lvlText w:val="●"/>
      <w:lvlJc w:val="left"/>
      <w:pPr>
        <w:ind w:left="5760" w:hanging="360"/>
      </w:pPr>
    </w:lvl>
    <w:lvl w:ilvl="8" w:tplc="576E7786">
      <w:start w:val="1"/>
      <w:numFmt w:val="bullet"/>
      <w:lvlText w:val="●"/>
      <w:lvlJc w:val="left"/>
      <w:pPr>
        <w:ind w:left="6480" w:hanging="360"/>
      </w:pPr>
    </w:lvl>
  </w:abstractNum>
  <w:num w:numId="1" w16cid:durableId="1008675950">
    <w:abstractNumId w:val="17"/>
    <w:lvlOverride w:ilvl="0">
      <w:startOverride w:val="1"/>
    </w:lvlOverride>
  </w:num>
  <w:num w:numId="2" w16cid:durableId="165021599">
    <w:abstractNumId w:val="22"/>
    <w:lvlOverride w:ilvl="0">
      <w:startOverride w:val="1"/>
    </w:lvlOverride>
  </w:num>
  <w:num w:numId="3" w16cid:durableId="1074474293">
    <w:abstractNumId w:val="2"/>
    <w:lvlOverride w:ilvl="0">
      <w:startOverride w:val="1"/>
    </w:lvlOverride>
  </w:num>
  <w:num w:numId="4" w16cid:durableId="2038698313">
    <w:abstractNumId w:val="7"/>
    <w:lvlOverride w:ilvl="0">
      <w:startOverride w:val="1"/>
    </w:lvlOverride>
  </w:num>
  <w:num w:numId="5" w16cid:durableId="1021127146">
    <w:abstractNumId w:val="25"/>
    <w:lvlOverride w:ilvl="0">
      <w:startOverride w:val="1"/>
    </w:lvlOverride>
  </w:num>
  <w:num w:numId="6" w16cid:durableId="2076933056">
    <w:abstractNumId w:val="4"/>
    <w:lvlOverride w:ilvl="0">
      <w:startOverride w:val="1"/>
    </w:lvlOverride>
  </w:num>
  <w:num w:numId="7" w16cid:durableId="1758939106">
    <w:abstractNumId w:val="16"/>
    <w:lvlOverride w:ilvl="0">
      <w:startOverride w:val="1"/>
    </w:lvlOverride>
  </w:num>
  <w:num w:numId="8" w16cid:durableId="2061322465">
    <w:abstractNumId w:val="15"/>
    <w:lvlOverride w:ilvl="0">
      <w:startOverride w:val="1"/>
    </w:lvlOverride>
  </w:num>
  <w:num w:numId="9" w16cid:durableId="10760556">
    <w:abstractNumId w:val="24"/>
    <w:lvlOverride w:ilvl="0">
      <w:startOverride w:val="1"/>
    </w:lvlOverride>
  </w:num>
  <w:num w:numId="10" w16cid:durableId="2009164151">
    <w:abstractNumId w:val="1"/>
    <w:lvlOverride w:ilvl="0">
      <w:startOverride w:val="1"/>
    </w:lvlOverride>
  </w:num>
  <w:num w:numId="11" w16cid:durableId="1780759468">
    <w:abstractNumId w:val="10"/>
    <w:lvlOverride w:ilvl="0">
      <w:startOverride w:val="1"/>
    </w:lvlOverride>
  </w:num>
  <w:num w:numId="12" w16cid:durableId="492911328">
    <w:abstractNumId w:val="23"/>
    <w:lvlOverride w:ilvl="0">
      <w:startOverride w:val="1"/>
    </w:lvlOverride>
  </w:num>
  <w:num w:numId="13" w16cid:durableId="1941795519">
    <w:abstractNumId w:val="5"/>
    <w:lvlOverride w:ilvl="0">
      <w:startOverride w:val="1"/>
    </w:lvlOverride>
  </w:num>
  <w:num w:numId="14" w16cid:durableId="194778822">
    <w:abstractNumId w:val="11"/>
    <w:lvlOverride w:ilvl="0">
      <w:startOverride w:val="1"/>
    </w:lvlOverride>
  </w:num>
  <w:num w:numId="15" w16cid:durableId="1343049989">
    <w:abstractNumId w:val="8"/>
    <w:lvlOverride w:ilvl="0">
      <w:startOverride w:val="1"/>
    </w:lvlOverride>
  </w:num>
  <w:num w:numId="16" w16cid:durableId="1346248004">
    <w:abstractNumId w:val="0"/>
    <w:lvlOverride w:ilvl="0">
      <w:startOverride w:val="1"/>
    </w:lvlOverride>
  </w:num>
  <w:num w:numId="17" w16cid:durableId="932519588">
    <w:abstractNumId w:val="26"/>
    <w:lvlOverride w:ilvl="0">
      <w:startOverride w:val="1"/>
    </w:lvlOverride>
  </w:num>
  <w:num w:numId="18" w16cid:durableId="271791695">
    <w:abstractNumId w:val="18"/>
    <w:lvlOverride w:ilvl="0">
      <w:startOverride w:val="1"/>
    </w:lvlOverride>
  </w:num>
  <w:num w:numId="19" w16cid:durableId="1559052271">
    <w:abstractNumId w:val="6"/>
    <w:lvlOverride w:ilvl="0">
      <w:startOverride w:val="1"/>
    </w:lvlOverride>
  </w:num>
  <w:num w:numId="20" w16cid:durableId="1096092486">
    <w:abstractNumId w:val="11"/>
  </w:num>
  <w:num w:numId="21" w16cid:durableId="1823352827">
    <w:abstractNumId w:val="12"/>
  </w:num>
  <w:num w:numId="22" w16cid:durableId="1165392702">
    <w:abstractNumId w:val="3"/>
  </w:num>
  <w:num w:numId="23" w16cid:durableId="869342598">
    <w:abstractNumId w:val="13"/>
  </w:num>
  <w:num w:numId="24" w16cid:durableId="130292171">
    <w:abstractNumId w:val="9"/>
  </w:num>
  <w:num w:numId="25" w16cid:durableId="1849786094">
    <w:abstractNumId w:val="6"/>
  </w:num>
  <w:num w:numId="26" w16cid:durableId="1789422110">
    <w:abstractNumId w:val="20"/>
  </w:num>
  <w:num w:numId="27" w16cid:durableId="1176771657">
    <w:abstractNumId w:val="21"/>
  </w:num>
  <w:num w:numId="28" w16cid:durableId="416564200">
    <w:abstractNumId w:val="19"/>
  </w:num>
  <w:num w:numId="29" w16cid:durableId="16791941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173"/>
    <w:rsid w:val="00155478"/>
    <w:rsid w:val="00197971"/>
    <w:rsid w:val="001B6EB4"/>
    <w:rsid w:val="001D41B8"/>
    <w:rsid w:val="00223FF4"/>
    <w:rsid w:val="00244866"/>
    <w:rsid w:val="00260AAC"/>
    <w:rsid w:val="00267546"/>
    <w:rsid w:val="0028017E"/>
    <w:rsid w:val="002B62A5"/>
    <w:rsid w:val="002E312B"/>
    <w:rsid w:val="00384BBF"/>
    <w:rsid w:val="003A3FBA"/>
    <w:rsid w:val="0044375C"/>
    <w:rsid w:val="0045370F"/>
    <w:rsid w:val="00482301"/>
    <w:rsid w:val="00487173"/>
    <w:rsid w:val="00494165"/>
    <w:rsid w:val="004A0D04"/>
    <w:rsid w:val="0050560A"/>
    <w:rsid w:val="00562334"/>
    <w:rsid w:val="005B7895"/>
    <w:rsid w:val="005C7BAC"/>
    <w:rsid w:val="006558C4"/>
    <w:rsid w:val="006A7403"/>
    <w:rsid w:val="006B6112"/>
    <w:rsid w:val="00733C91"/>
    <w:rsid w:val="007A3E53"/>
    <w:rsid w:val="007B6BFE"/>
    <w:rsid w:val="00800E6D"/>
    <w:rsid w:val="00802BF2"/>
    <w:rsid w:val="00970506"/>
    <w:rsid w:val="009865D1"/>
    <w:rsid w:val="009A40DF"/>
    <w:rsid w:val="009D2B8B"/>
    <w:rsid w:val="009F5EC1"/>
    <w:rsid w:val="00A47234"/>
    <w:rsid w:val="00A64262"/>
    <w:rsid w:val="00AA0912"/>
    <w:rsid w:val="00AC1189"/>
    <w:rsid w:val="00B154A8"/>
    <w:rsid w:val="00B16610"/>
    <w:rsid w:val="00B556A1"/>
    <w:rsid w:val="00B63312"/>
    <w:rsid w:val="00B91E1F"/>
    <w:rsid w:val="00BC11CA"/>
    <w:rsid w:val="00CD25C8"/>
    <w:rsid w:val="00D24A66"/>
    <w:rsid w:val="00D41443"/>
    <w:rsid w:val="00DB14DB"/>
    <w:rsid w:val="00EE039E"/>
    <w:rsid w:val="00F640E0"/>
    <w:rsid w:val="00F72278"/>
    <w:rsid w:val="00FA77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F542D"/>
  <w15:docId w15:val="{FD00478D-A427-447B-BC0C-5A8583533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480" w:after="200"/>
      <w:outlineLvl w:val="0"/>
    </w:pPr>
    <w:rPr>
      <w:b/>
      <w:bCs/>
      <w:color w:val="1A3A5C"/>
      <w:sz w:val="36"/>
      <w:szCs w:val="36"/>
    </w:rPr>
  </w:style>
  <w:style w:type="paragraph" w:styleId="Ttulo2">
    <w:name w:val="heading 2"/>
    <w:link w:val="Ttulo2Car"/>
    <w:uiPriority w:val="9"/>
    <w:unhideWhenUsed/>
    <w:qFormat/>
    <w:pPr>
      <w:spacing w:before="320" w:after="160"/>
      <w:outlineLvl w:val="1"/>
    </w:pPr>
    <w:rPr>
      <w:b/>
      <w:bCs/>
      <w:color w:val="2E6DA4"/>
      <w:sz w:val="28"/>
      <w:szCs w:val="28"/>
    </w:rPr>
  </w:style>
  <w:style w:type="paragraph" w:styleId="Ttulo3">
    <w:name w:val="heading 3"/>
    <w:uiPriority w:val="9"/>
    <w:unhideWhenUsed/>
    <w:qFormat/>
    <w:pPr>
      <w:spacing w:before="240" w:after="120"/>
      <w:outlineLvl w:val="2"/>
    </w:pPr>
    <w:rPr>
      <w:b/>
      <w:bCs/>
      <w:color w:val="2E6DA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C11CA"/>
    <w:pPr>
      <w:tabs>
        <w:tab w:val="right" w:leader="dot" w:pos="9016"/>
      </w:tabs>
      <w:spacing w:after="100"/>
    </w:pPr>
    <w:rPr>
      <w:b/>
      <w:bCs/>
      <w:noProof/>
    </w:rPr>
  </w:style>
  <w:style w:type="paragraph" w:styleId="TDC2">
    <w:name w:val="toc 2"/>
    <w:basedOn w:val="Normal"/>
    <w:next w:val="Normal"/>
    <w:autoRedefine/>
    <w:uiPriority w:val="39"/>
    <w:unhideWhenUsed/>
    <w:rsid w:val="00D41443"/>
    <w:pPr>
      <w:tabs>
        <w:tab w:val="right" w:leader="dot" w:pos="9016"/>
      </w:tabs>
      <w:spacing w:after="100"/>
      <w:ind w:left="220"/>
    </w:pPr>
  </w:style>
  <w:style w:type="paragraph" w:styleId="TDC3">
    <w:name w:val="toc 3"/>
    <w:basedOn w:val="Normal"/>
    <w:next w:val="Normal"/>
    <w:autoRedefine/>
    <w:uiPriority w:val="39"/>
    <w:unhideWhenUsed/>
    <w:rsid w:val="00D24A66"/>
    <w:pPr>
      <w:spacing w:after="100"/>
      <w:ind w:left="440"/>
    </w:pPr>
  </w:style>
  <w:style w:type="paragraph" w:styleId="Sinespaciado">
    <w:name w:val="No Spacing"/>
    <w:link w:val="SinespaciadoCar"/>
    <w:uiPriority w:val="1"/>
    <w:qFormat/>
    <w:rsid w:val="006A7403"/>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sid w:val="006A7403"/>
    <w:rPr>
      <w:rFonts w:asciiTheme="minorHAnsi" w:eastAsiaTheme="minorEastAsia" w:hAnsiTheme="minorHAnsi" w:cstheme="minorBidi"/>
    </w:rPr>
  </w:style>
  <w:style w:type="paragraph" w:styleId="TtuloTDC">
    <w:name w:val="TOC Heading"/>
    <w:basedOn w:val="Ttulo1"/>
    <w:next w:val="Normal"/>
    <w:uiPriority w:val="39"/>
    <w:unhideWhenUsed/>
    <w:qFormat/>
    <w:rsid w:val="00970506"/>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4">
    <w:name w:val="toc 4"/>
    <w:basedOn w:val="Normal"/>
    <w:next w:val="Normal"/>
    <w:autoRedefine/>
    <w:uiPriority w:val="39"/>
    <w:unhideWhenUsed/>
    <w:rsid w:val="00970506"/>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970506"/>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970506"/>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970506"/>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970506"/>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970506"/>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970506"/>
    <w:rPr>
      <w:color w:val="605E5C"/>
      <w:shd w:val="clear" w:color="auto" w:fill="E1DFDD"/>
    </w:rPr>
  </w:style>
  <w:style w:type="paragraph" w:styleId="Encabezado">
    <w:name w:val="header"/>
    <w:basedOn w:val="Normal"/>
    <w:link w:val="EncabezadoCar"/>
    <w:uiPriority w:val="99"/>
    <w:unhideWhenUsed/>
    <w:rsid w:val="00B63312"/>
    <w:pPr>
      <w:tabs>
        <w:tab w:val="center" w:pos="4252"/>
        <w:tab w:val="right" w:pos="8504"/>
      </w:tabs>
    </w:pPr>
  </w:style>
  <w:style w:type="character" w:customStyle="1" w:styleId="EncabezadoCar">
    <w:name w:val="Encabezado Car"/>
    <w:basedOn w:val="Fuentedeprrafopredeter"/>
    <w:link w:val="Encabezado"/>
    <w:uiPriority w:val="99"/>
    <w:rsid w:val="00B63312"/>
  </w:style>
  <w:style w:type="paragraph" w:styleId="Piedepgina">
    <w:name w:val="footer"/>
    <w:basedOn w:val="Normal"/>
    <w:link w:val="PiedepginaCar"/>
    <w:uiPriority w:val="99"/>
    <w:unhideWhenUsed/>
    <w:rsid w:val="00B63312"/>
    <w:pPr>
      <w:tabs>
        <w:tab w:val="center" w:pos="4252"/>
        <w:tab w:val="right" w:pos="8504"/>
      </w:tabs>
    </w:pPr>
  </w:style>
  <w:style w:type="character" w:customStyle="1" w:styleId="PiedepginaCar">
    <w:name w:val="Pie de página Car"/>
    <w:basedOn w:val="Fuentedeprrafopredeter"/>
    <w:link w:val="Piedepgina"/>
    <w:uiPriority w:val="99"/>
    <w:rsid w:val="00B63312"/>
  </w:style>
  <w:style w:type="character" w:customStyle="1" w:styleId="Ttulo1Car">
    <w:name w:val="Título 1 Car"/>
    <w:basedOn w:val="Fuentedeprrafopredeter"/>
    <w:link w:val="Ttulo1"/>
    <w:uiPriority w:val="9"/>
    <w:rsid w:val="006B6112"/>
    <w:rPr>
      <w:b/>
      <w:bCs/>
      <w:color w:val="1A3A5C"/>
      <w:sz w:val="36"/>
      <w:szCs w:val="36"/>
    </w:rPr>
  </w:style>
  <w:style w:type="character" w:customStyle="1" w:styleId="Ttulo2Car">
    <w:name w:val="Título 2 Car"/>
    <w:basedOn w:val="Fuentedeprrafopredeter"/>
    <w:link w:val="Ttulo2"/>
    <w:uiPriority w:val="9"/>
    <w:rsid w:val="006B6112"/>
    <w:rPr>
      <w:b/>
      <w:bCs/>
      <w:color w:val="2E6DA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40504">
      <w:marLeft w:val="0"/>
      <w:marRight w:val="0"/>
      <w:marTop w:val="0"/>
      <w:marBottom w:val="0"/>
      <w:divBdr>
        <w:top w:val="none" w:sz="0" w:space="0" w:color="auto"/>
        <w:left w:val="none" w:sz="0" w:space="0" w:color="auto"/>
        <w:bottom w:val="none" w:sz="0" w:space="0" w:color="auto"/>
        <w:right w:val="none" w:sz="0" w:space="0" w:color="auto"/>
      </w:divBdr>
    </w:div>
    <w:div w:id="156969064">
      <w:marLeft w:val="0"/>
      <w:marRight w:val="0"/>
      <w:marTop w:val="0"/>
      <w:marBottom w:val="0"/>
      <w:divBdr>
        <w:top w:val="none" w:sz="0" w:space="0" w:color="auto"/>
        <w:left w:val="none" w:sz="0" w:space="0" w:color="auto"/>
        <w:bottom w:val="none" w:sz="0" w:space="0" w:color="auto"/>
        <w:right w:val="none" w:sz="0" w:space="0" w:color="auto"/>
      </w:divBdr>
    </w:div>
    <w:div w:id="466968611">
      <w:marLeft w:val="0"/>
      <w:marRight w:val="0"/>
      <w:marTop w:val="0"/>
      <w:marBottom w:val="0"/>
      <w:divBdr>
        <w:top w:val="none" w:sz="0" w:space="0" w:color="auto"/>
        <w:left w:val="none" w:sz="0" w:space="0" w:color="auto"/>
        <w:bottom w:val="none" w:sz="0" w:space="0" w:color="auto"/>
        <w:right w:val="none" w:sz="0" w:space="0" w:color="auto"/>
      </w:divBdr>
    </w:div>
    <w:div w:id="880749840">
      <w:marLeft w:val="0"/>
      <w:marRight w:val="0"/>
      <w:marTop w:val="0"/>
      <w:marBottom w:val="0"/>
      <w:divBdr>
        <w:top w:val="none" w:sz="0" w:space="0" w:color="auto"/>
        <w:left w:val="none" w:sz="0" w:space="0" w:color="auto"/>
        <w:bottom w:val="none" w:sz="0" w:space="0" w:color="auto"/>
        <w:right w:val="none" w:sz="0" w:space="0" w:color="auto"/>
      </w:divBdr>
    </w:div>
    <w:div w:id="1149054171">
      <w:marLeft w:val="0"/>
      <w:marRight w:val="0"/>
      <w:marTop w:val="0"/>
      <w:marBottom w:val="0"/>
      <w:divBdr>
        <w:top w:val="none" w:sz="0" w:space="0" w:color="auto"/>
        <w:left w:val="none" w:sz="0" w:space="0" w:color="auto"/>
        <w:bottom w:val="none" w:sz="0" w:space="0" w:color="auto"/>
        <w:right w:val="none" w:sz="0" w:space="0" w:color="auto"/>
      </w:divBdr>
    </w:div>
    <w:div w:id="1433010387">
      <w:marLeft w:val="0"/>
      <w:marRight w:val="0"/>
      <w:marTop w:val="0"/>
      <w:marBottom w:val="0"/>
      <w:divBdr>
        <w:top w:val="none" w:sz="0" w:space="0" w:color="auto"/>
        <w:left w:val="none" w:sz="0" w:space="0" w:color="auto"/>
        <w:bottom w:val="none" w:sz="0" w:space="0" w:color="auto"/>
        <w:right w:val="none" w:sz="0" w:space="0" w:color="auto"/>
      </w:divBdr>
    </w:div>
    <w:div w:id="2095003734">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sv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footer" Target="footer1.xml"/></Relationships>
</file>

<file path=word/_rels/footer2.xml.rels><?xml version="1.0" encoding="UTF-8"?><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D48302-548F-4165-9719-60237DDE5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125</Pages>
  <Words>32569</Words>
  <Characters>187599</Characters>
  <Application>Microsoft Office Word</Application>
  <DocSecurity>0</DocSecurity>
  <Lines>4168</Lines>
  <Paragraphs>2560</Paragraphs>
  <ScaleCrop>false</ScaleCrop>
  <Company/>
  <LinksUpToDate>false</LinksUpToDate>
  <CharactersWithSpaces>217608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Judith Galan</dc:creator>
  <cp:lastModifiedBy>Sara Mayoral Segovia</cp:lastModifiedBy>
  <cp:revision>3</cp:revision>
  <cp:lastPrinted>2026-06-12T04:34:00Z</cp:lastPrinted>
  <dcterms:created xsi:type="dcterms:W3CDTF">2026-06-12T06:59:00Z</dcterms:created>
  <dcterms:modified xsi:type="dcterms:W3CDTF">2026-06-12T07:07:00Z</dcterms:modified>
</cp:coreProperties>
</file>